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1DF50A2E" w14:textId="77777777" w:rsidR="008E0770" w:rsidRDefault="008E0770">
      <w:pPr>
        <w:pStyle w:val="papertitle"/>
      </w:pPr>
      <w:r>
        <w:t>Fine-Tuned Transformers versus Prompted LLMs for Software Requirements Classification: An Empirical Study of Generalizability and Cost</w:t>
      </w:r>
    </w:p>
    <w:p w14:paraId="1A8CF408" w14:textId="77777777" w:rsidR="006B5908" w:rsidRDefault="006B5908">
      <w:pPr>
        <w:sectPr w:rsidR="006B590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595.30pt" w:h="841.90pt" w:code="9"/>
          <w:pgMar w:top="54pt" w:right="44.65pt" w:bottom="72pt" w:left="44.65pt" w:header="36pt" w:footer="36pt" w:gutter="0pt"/>
          <w:cols w:space="18pt"/>
          <w:docGrid w:linePitch="360"/>
        </w:sectPr>
      </w:pPr>
    </w:p>
    <w:p w14:paraId="2FC0A14A" w14:textId="652DC081" w:rsidR="00CA4254" w:rsidRPr="00CA4254" w:rsidRDefault="00CA4254" w:rsidP="001A0DA2">
      <w:pPr>
        <w:pStyle w:val="Keywords"/>
        <w:rPr>
          <w:b w:val="0"/>
          <w:bCs w:val="0"/>
          <w:i w:val="0"/>
          <w:spacing w:val="-1"/>
          <w:sz w:val="20"/>
          <w:szCs w:val="20"/>
          <w:lang w:val="x-none" w:eastAsia="x-none"/>
        </w:rPr>
      </w:pPr>
      <w:r>
        <w:rPr>
          <w:b/>
          <w:i/>
        </w:rPr>
        <w:t xml:space="preserve">Abstract—</w:t>
      </w:r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Recent studies report that prompted large language models (LLMs) match or </w:t>
      </w:r>
      <w:del w:id="1001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beat</w:delText>
        </w:r>
      </w:del>
      <w:ins w:id="1002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outperform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fine-tuned transformers on software requirements classification, and </w:t>
      </w:r>
      <w:del w:id="1003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conclude</w:delText>
        </w:r>
      </w:del>
      <w:ins w:id="1004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recommend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del w:id="1005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that</w:delText>
        </w:r>
      </w:del>
      <w:ins w:id="1006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prompting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del w:id="1007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the</w:delText>
        </w:r>
      </w:del>
      <w:ins w:id="1008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when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del w:id="1009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task</w:delText>
        </w:r>
      </w:del>
      <w:ins w:id="1010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labeled data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is </w:t>
      </w:r>
      <w:del w:id="1011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close</w:delText>
        </w:r>
      </w:del>
      <w:ins w:id="1012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scarce.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del w:id="1013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to</w:delText>
        </w:r>
      </w:del>
      <w:ins w:id="1014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These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del w:id="1015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solved</w:delText>
        </w:r>
      </w:del>
      <w:ins w:id="1016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results come almost entirely from evaluations within a single dataset, and cost is rarely measured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. We </w:t>
      </w:r>
      <w:del w:id="1017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show</w:delText>
        </w:r>
      </w:del>
      <w:ins w:id="1018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compare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del w:id="1019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that this conclusion is an artefact of how the field evaluates. Twelve</w:delText>
        </w:r>
      </w:del>
      <w:ins w:id="1020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twelve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configurations, four fine-tuned encoder variants and eight prompted LLMs </w:t>
      </w:r>
      <w:del w:id="1021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spanning</w:delText>
        </w:r>
      </w:del>
      <w:ins w:id="1022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ranging from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4-bit open-weight models on a free</w:t>
      </w:r>
      <w:del w:id="1023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-tier</w:delText>
        </w:r>
      </w:del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GPU</w:t>
      </w:r>
      <w:del w:id="1024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,</w:delText>
        </w:r>
      </w:del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del w:id="1025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a hosted 70 B model and</w:delText>
        </w:r>
      </w:del>
      <w:ins w:id="1026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to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a commercial API, </w:t>
      </w:r>
      <w:del w:id="1027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classify</w:delText>
        </w:r>
      </w:del>
      <w:ins w:id="1028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on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1,412 de-duplicated requirements from PROMISE_exp and SecReq</w:t>
      </w:r>
      <w:ins w:id="1029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,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across three tasks and three </w:t>
      </w:r>
      <w:del w:id="1030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evaluation regimes</w:delText>
        </w:r>
      </w:del>
      <w:ins w:id="1031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levels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of</w:t>
      </w:r>
      <w:del w:id="1032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 increasing</w:delText>
        </w:r>
      </w:del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distribution shift: in-domain, cross-project and cross-dataset. All 62,406 predictions are scored </w:t>
      </w:r>
      <w:del w:id="1033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under</w:delText>
        </w:r>
      </w:del>
      <w:ins w:id="1034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with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one strict rule</w:t>
      </w:r>
      <w:del w:id="1035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;</w:delText>
        </w:r>
      </w:del>
      <w:ins w:id="1036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,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del w:id="1037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every</w:delText>
        </w:r>
      </w:del>
      <w:ins w:id="1038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and each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encoder</w:t>
      </w:r>
      <w:del w:id="1039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-</w:delText>
        </w:r>
      </w:del>
      <w:ins w:id="1040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–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LLM comparison is </w:t>
      </w:r>
      <w:ins w:id="1041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a 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McNemar</w:t>
      </w:r>
      <w:del w:id="1042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-paired</w:delText>
        </w:r>
      </w:del>
      <w:ins w:id="1043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 test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on identical items</w:t>
      </w:r>
      <w:del w:id="1044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 and</w:delText>
        </w:r>
      </w:del>
      <w:ins w:id="1045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,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corrected </w:t>
      </w:r>
      <w:del w:id="1046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across a single</w:delText>
        </w:r>
      </w:del>
      <w:ins w:id="1047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over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200</w:t>
      </w:r>
      <w:del w:id="1048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-test</w:delText>
        </w:r>
      </w:del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del w:id="1049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family</w:delText>
        </w:r>
      </w:del>
      <w:ins w:id="1050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tests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. In-domain</w:t>
      </w:r>
      <w:ins w:id="1051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,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the encoders win 46 of 76 tests and lose none. Under cross-dataset transfer the </w:t>
      </w:r>
      <w:del w:id="1052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verdict</w:delText>
        </w:r>
      </w:del>
      <w:ins w:id="1053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ranking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del w:id="1054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inverts</w:delText>
        </w:r>
      </w:del>
      <w:ins w:id="1055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reverses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:</w:t>
      </w:r>
      <w:ins w:id="1056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 the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prompted models win 48 of 64</w:t>
      </w:r>
      <w:ins w:id="1057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 tests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, and the best in-domain encoder loses 42.8% of its macro-F1. The </w:t>
      </w:r>
      <w:del w:id="1058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cause</w:delText>
        </w:r>
      </w:del>
      <w:ins w:id="1059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evidence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del w:id="1060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is</w:delText>
        </w:r>
      </w:del>
      <w:ins w:id="1061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points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del w:id="1062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not</w:delText>
        </w:r>
      </w:del>
      <w:ins w:id="1063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to a miscalibrated class prior rather than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unfamiliar vocabulary</w:t>
      </w:r>
      <w:del w:id="1064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 but an uncalibrated class prior</w:delText>
        </w:r>
      </w:del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, </w:t>
      </w:r>
      <w:del w:id="1065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and</w:delText>
        </w:r>
      </w:del>
      <w:ins w:id="1066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in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both model families</w:t>
      </w:r>
      <w:del w:id="1067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 have it</w:delText>
        </w:r>
      </w:del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. The transferred encoder labels 44.2% of items </w:t>
      </w:r>
      <w:ins w:id="1068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as 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security against a true prevalence of 12.9%, </w:t>
      </w:r>
      <w:del w:id="1069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reproducing</w:delText>
        </w:r>
      </w:del>
      <w:ins w:id="1070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close to the 39.9% of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its training corpus</w:t>
      </w:r>
      <w:del w:id="1071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's</w:delText>
        </w:r>
      </w:del>
      <w:ins w:id="1072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.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del w:id="1073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39.9% prior; the</w:delText>
        </w:r>
      </w:del>
      <w:ins w:id="1074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The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prompted models</w:t>
      </w:r>
      <w:del w:id="1075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'</w:delText>
        </w:r>
      </w:del>
      <w:ins w:id="1076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’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FR/NFR </w:t>
      </w:r>
      <w:del w:id="1077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accuracy</w:delText>
        </w:r>
      </w:del>
      <w:ins w:id="1078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scores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del w:id="1079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ranks with</w:delText>
        </w:r>
      </w:del>
      <w:ins w:id="1080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track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how </w:t>
      </w:r>
      <w:del w:id="1081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badly</w:delText>
        </w:r>
      </w:del>
      <w:ins w:id="1082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far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del w:id="1083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they</w:delText>
        </w:r>
      </w:del>
      <w:ins w:id="1084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their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del w:id="1085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mis-set</w:delText>
        </w:r>
      </w:del>
      <w:ins w:id="1086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predicted class share is from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the </w:t>
      </w:r>
      <w:del w:id="1087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same prior</w:delText>
        </w:r>
      </w:del>
      <w:ins w:id="1088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truth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(</w:t>
      </w:r>
      <w:ins w:id="1089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Spearman 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ρ = 0.95), and </w:t>
      </w:r>
      <w:del w:id="1090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merely re-wording</w:delText>
        </w:r>
      </w:del>
      <w:ins w:id="1091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rewording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the </w:t>
      </w:r>
      <w:del w:id="1092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question</w:delText>
        </w:r>
      </w:del>
      <w:ins w:id="1093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instruction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del w:id="1094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moves</w:delText>
        </w:r>
      </w:del>
      <w:ins w:id="1095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changes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del w:id="1096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it</w:delText>
        </w:r>
      </w:del>
      <w:ins w:id="1097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macro-F1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by up to 0.485</w:t>
      </w:r>
      <w:del w:id="1098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 macro-F1</w:delText>
        </w:r>
      </w:del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. </w:t>
      </w:r>
      <w:del w:id="1099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Encoders</w:delText>
        </w:r>
      </w:del>
      <w:ins w:id="1100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The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del w:id="1101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nevertheless</w:delText>
        </w:r>
      </w:del>
      <w:ins w:id="1102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encoders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del w:id="1103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stay</w:delText>
        </w:r>
      </w:del>
      <w:ins w:id="1104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remain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10.7 to 31.0 times cheaper and </w:t>
      </w:r>
      <w:del w:id="1105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repay</w:delText>
        </w:r>
      </w:del>
      <w:ins w:id="1106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recover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their training</w:t>
      </w:r>
      <w:ins w:id="1107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 cost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within 46 to 515 </w:t>
      </w:r>
      <w:del w:id="1108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items</w:delText>
        </w:r>
      </w:del>
      <w:ins w:id="1109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requirements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. Fine-</w:t>
      </w:r>
      <w:del w:id="1110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tune</w:delText>
        </w:r>
      </w:del>
      <w:ins w:id="1111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tuning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</w:t>
      </w:r>
      <w:del w:id="1112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for</w:delText>
        </w:r>
      </w:del>
      <w:ins w:id="1113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suits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a stable</w:t>
      </w:r>
      <w:ins w:id="1114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,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labeled domain; </w:t>
      </w:r>
      <w:del w:id="1115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prompt</w:delText>
        </w:r>
      </w:del>
      <w:ins w:id="1116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prompting is safer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 when the </w:t>
      </w:r>
      <w:ins w:id="1117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data 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distribution </w:t>
      </w:r>
      <w:del w:id="1118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delText xml:space="preserve">moves</w:delText>
        </w:r>
      </w:del>
      <w:ins w:id="1119" w:author="Claude" w:date="2026-09-24T12:00:00Z">
        <w:r>
          <w:rPr>
            <w:b w:val="0"/>
            <w:bCs w:val="0"/>
            <w:i w:val="0"/>
            <w:spacing w:val="-1"/>
            <w:sz w:val="20"/>
            <w:szCs w:val="20"/>
            <w:lang w:val="x-none" w:eastAsia="x-none"/>
          </w:rPr>
          <w:t xml:space="preserve">is expected to change</w:t>
        </w:r>
      </w:ins>
      <w:r>
        <w:rPr>
          <w:b w:val="0"/>
          <w:bCs w:val="0"/>
          <w:i w:val="0"/>
          <w:spacing w:val="-1"/>
          <w:sz w:val="20"/>
          <w:szCs w:val="20"/>
          <w:lang w:val="x-none" w:eastAsia="x-none"/>
        </w:rPr>
        <w:t xml:space="preserve">.</w:t>
      </w:r>
    </w:p>
    <w:p w14:paraId="6EFF6B86" w14:textId="77777777" w:rsidR="00B41E13" w:rsidRDefault="00B41E13" w:rsidP="00B41E13">
      <w:pPr>
        <w:pStyle w:val="Keywords"/>
        <w:ind w:firstLine="0pt"/>
      </w:pPr>
    </w:p>
    <w:p w14:paraId="75213780" w14:textId="0204034E" w:rsidR="006B5908" w:rsidRDefault="00AA32A8" w:rsidP="00B41E13">
      <w:pPr>
        <w:pStyle w:val="Keywords"/>
        <w:ind w:firstLine="0pt"/>
      </w:pPr>
      <w:r>
        <w:t>Keywords—requirements classification, large language models, fine-tuning, generalization, distribution shift, empirical software engineering, cost-efficiency</w:t>
      </w:r>
    </w:p>
    <w:p w14:paraId="165B31DF" w14:textId="77777777" w:rsidR="006B5908" w:rsidRDefault="00000000">
      <w:pPr>
        <w:pStyle w:val="Heading1"/>
      </w:pPr>
      <w:r>
        <w:t>Introduction</w:t>
      </w:r>
    </w:p>
    <w:p w14:paraId="439501F7" w14:textId="538324DF" w:rsidR="006B5908" w:rsidRDefault="00551A7A">
      <w:pPr>
        <w:pStyle w:val="BodyText"/>
      </w:pPr>
      <w:r>
        <w:t xml:space="preserve">Requirements classification </w:t>
      </w:r>
      <w:del w:id="1120" w:author="Claude" w:date="2026-09-24T12:00:00Z">
        <w:r>
          <w:delText xml:space="preserve">refers to the process of arranging</w:delText>
        </w:r>
      </w:del>
      <w:ins w:id="1121" w:author="Claude" w:date="2026-09-24T12:00:00Z">
        <w:r>
          <w:t xml:space="preserve">assigns</w:t>
        </w:r>
      </w:ins>
      <w:r>
        <w:t xml:space="preserve"> software requirements </w:t>
      </w:r>
      <w:del w:id="1122" w:author="Claude" w:date="2026-09-24T12:00:00Z">
        <w:r>
          <w:delText xml:space="preserve">into meaningful</w:delText>
        </w:r>
      </w:del>
      <w:ins w:id="1123" w:author="Claude" w:date="2026-09-24T12:00:00Z">
        <w:r>
          <w:t xml:space="preserve">to</w:t>
        </w:r>
      </w:ins>
      <w:r>
        <w:t xml:space="preserve"> categories </w:t>
      </w:r>
      <w:del w:id="1124" w:author="Claude" w:date="2026-09-24T12:00:00Z">
        <w:r>
          <w:delText xml:space="preserve">for</w:delText>
        </w:r>
      </w:del>
      <w:ins w:id="1125" w:author="Claude" w:date="2026-09-24T12:00:00Z">
        <w:r>
          <w:t xml:space="preserve">such</w:t>
        </w:r>
      </w:ins>
      <w:r>
        <w:t xml:space="preserve"> </w:t>
      </w:r>
      <w:del w:id="1126" w:author="Claude" w:date="2026-09-24T12:00:00Z">
        <w:r>
          <w:delText xml:space="preserve">example,</w:delText>
        </w:r>
      </w:del>
      <w:ins w:id="1127" w:author="Claude" w:date="2026-09-24T12:00:00Z">
        <w:r>
          <w:t xml:space="preserve">as</w:t>
        </w:r>
      </w:ins>
      <w:r>
        <w:t xml:space="preserve"> functional (FR) or non-functional (NFR), or security-relevant or not [1]. It is </w:t>
      </w:r>
      <w:del w:id="1128" w:author="Claude" w:date="2026-09-24T12:00:00Z">
        <w:r>
          <w:delText xml:space="preserve">among</w:delText>
        </w:r>
      </w:del>
      <w:ins w:id="1129" w:author="Claude" w:date="2026-09-24T12:00:00Z">
        <w:r>
          <w:t xml:space="preserve">one of</w:t>
        </w:r>
      </w:ins>
      <w:r>
        <w:t xml:space="preserve"> the earliest </w:t>
      </w:r>
      <w:del w:id="1130" w:author="Claude" w:date="2026-09-24T12:00:00Z">
        <w:r>
          <w:delText xml:space="preserve">analytical</w:delText>
        </w:r>
      </w:del>
      <w:ins w:id="1131" w:author="Claude" w:date="2026-09-24T12:00:00Z">
        <w:r>
          <w:t xml:space="preserve">analysis</w:t>
        </w:r>
      </w:ins>
      <w:r>
        <w:t xml:space="preserve"> tasks in requirements engineering (RE), </w:t>
      </w:r>
      <w:ins w:id="1132" w:author="Claude" w:date="2026-09-24T12:00:00Z">
        <w:r>
          <w:t xml:space="preserve">and </w:t>
        </w:r>
      </w:ins>
      <w:r>
        <w:t xml:space="preserve">it becomes </w:t>
      </w:r>
      <w:del w:id="1133" w:author="Claude" w:date="2026-09-24T12:00:00Z">
        <w:r>
          <w:delText xml:space="preserve">very</w:delText>
        </w:r>
      </w:del>
      <w:ins w:id="1134" w:author="Claude" w:date="2026-09-24T12:00:00Z">
        <w:r>
          <w:t xml:space="preserve">laborious</w:t>
        </w:r>
      </w:ins>
      <w:r>
        <w:t xml:space="preserve"> </w:t>
      </w:r>
      <w:del w:id="1135" w:author="Claude" w:date="2026-09-24T12:00:00Z">
        <w:r>
          <w:delText xml:space="preserve">challenging</w:delText>
        </w:r>
      </w:del>
      <w:ins w:id="1136" w:author="Claude" w:date="2026-09-24T12:00:00Z">
        <w:r>
          <w:t xml:space="preserve">and</w:t>
        </w:r>
      </w:ins>
      <w:r>
        <w:t xml:space="preserve"> </w:t>
      </w:r>
      <w:del w:id="1137" w:author="Claude" w:date="2026-09-24T12:00:00Z">
        <w:r>
          <w:delText xml:space="preserve">especially</w:delText>
        </w:r>
      </w:del>
      <w:ins w:id="1138" w:author="Claude" w:date="2026-09-24T12:00:00Z">
        <w:r>
          <w:t xml:space="preserve">error-prone</w:t>
        </w:r>
      </w:ins>
      <w:r>
        <w:t xml:space="preserve"> when </w:t>
      </w:r>
      <w:del w:id="1139" w:author="Claude" w:date="2026-09-24T12:00:00Z">
        <w:r>
          <w:delText xml:space="preserve">dealing</w:delText>
        </w:r>
      </w:del>
      <w:ins w:id="1140" w:author="Claude" w:date="2026-09-24T12:00:00Z">
        <w:r>
          <w:t xml:space="preserve">a</w:t>
        </w:r>
      </w:ins>
      <w:r>
        <w:t xml:space="preserve"> </w:t>
      </w:r>
      <w:del w:id="1141" w:author="Claude" w:date="2026-09-24T12:00:00Z">
        <w:r>
          <w:delText xml:space="preserve">with</w:delText>
        </w:r>
      </w:del>
      <w:ins w:id="1142" w:author="Claude" w:date="2026-09-24T12:00:00Z">
        <w:r>
          <w:t xml:space="preserve">project</w:t>
        </w:r>
      </w:ins>
      <w:r>
        <w:t xml:space="preserve"> </w:t>
      </w:r>
      <w:del w:id="1143" w:author="Claude" w:date="2026-09-24T12:00:00Z">
        <w:r>
          <w:delText xml:space="preserve">large</w:delText>
        </w:r>
      </w:del>
      <w:ins w:id="1144" w:author="Claude" w:date="2026-09-24T12:00:00Z">
        <w:r>
          <w:t xml:space="preserve">has</w:t>
        </w:r>
      </w:ins>
      <w:r>
        <w:t xml:space="preserve"> </w:t>
      </w:r>
      <w:del w:id="1145" w:author="Claude" w:date="2026-09-24T12:00:00Z">
        <w:r>
          <w:delText xml:space="preserve">collections</w:delText>
        </w:r>
      </w:del>
      <w:ins w:id="1146" w:author="Claude" w:date="2026-09-24T12:00:00Z">
        <w:r>
          <w:t xml:space="preserve">hundreds or thousands of requirements</w:t>
        </w:r>
      </w:ins>
      <w:r>
        <w:t xml:space="preserve">. </w:t>
      </w:r>
      <w:del w:id="1147" w:author="Claude" w:date="2026-09-24T12:00:00Z">
        <w:r>
          <w:delText xml:space="preserve">Getting</w:delText>
        </w:r>
      </w:del>
      <w:ins w:id="1148" w:author="Claude" w:date="2026-09-24T12:00:00Z">
        <w:r>
          <w:t xml:space="preserve">Correct</w:t>
        </w:r>
      </w:ins>
      <w:r>
        <w:t xml:space="preserve"> </w:t>
      </w:r>
      <w:del w:id="1149" w:author="Claude" w:date="2026-09-24T12:00:00Z">
        <w:r>
          <w:delText xml:space="preserve">it right</w:delText>
        </w:r>
      </w:del>
      <w:ins w:id="1150" w:author="Claude" w:date="2026-09-24T12:00:00Z">
        <w:r>
          <w:t xml:space="preserve">classification</w:t>
        </w:r>
      </w:ins>
      <w:r>
        <w:t xml:space="preserve"> supports early risk identification and architectural </w:t>
      </w:r>
      <w:del w:id="1151" w:author="Claude" w:date="2026-09-24T12:00:00Z">
        <w:r>
          <w:delText xml:space="preserve">choice;</w:delText>
        </w:r>
      </w:del>
      <w:ins w:id="1152" w:author="Claude" w:date="2026-09-24T12:00:00Z">
        <w:r>
          <w:t xml:space="preserve">decisions,</w:t>
        </w:r>
      </w:ins>
      <w:r>
        <w:t xml:space="preserve"> </w:t>
      </w:r>
      <w:del w:id="1153" w:author="Claude" w:date="2026-09-24T12:00:00Z">
        <w:r>
          <w:delText xml:space="preserve">getting</w:delText>
        </w:r>
      </w:del>
      <w:ins w:id="1154" w:author="Claude" w:date="2026-09-24T12:00:00Z">
        <w:r>
          <w:t xml:space="preserve">while</w:t>
        </w:r>
      </w:ins>
      <w:r>
        <w:t xml:space="preserve"> </w:t>
      </w:r>
      <w:del w:id="1155" w:author="Claude" w:date="2026-09-24T12:00:00Z">
        <w:r>
          <w:delText xml:space="preserve">it</w:delText>
        </w:r>
      </w:del>
      <w:ins w:id="1156" w:author="Claude" w:date="2026-09-24T12:00:00Z">
        <w:r>
          <w:t xml:space="preserve">errors</w:t>
        </w:r>
      </w:ins>
      <w:r>
        <w:t xml:space="preserve"> </w:t>
      </w:r>
      <w:del w:id="1157" w:author="Claude" w:date="2026-09-24T12:00:00Z">
        <w:r>
          <w:delText xml:space="preserve">wrong propagates</w:delText>
        </w:r>
      </w:del>
      <w:ins w:id="1158" w:author="Claude" w:date="2026-09-24T12:00:00Z">
        <w:r>
          <w:t xml:space="preserve">propagate</w:t>
        </w:r>
      </w:ins>
      <w:r>
        <w:t xml:space="preserve"> downstream as rework [2]. Automated </w:t>
      </w:r>
      <w:del w:id="1159" w:author="Claude" w:date="2026-09-24T12:00:00Z">
        <w:r>
          <w:delText xml:space="preserve">requirements </w:delText>
        </w:r>
      </w:del>
      <w:r>
        <w:t xml:space="preserve">classification </w:t>
      </w:r>
      <w:del w:id="1160" w:author="Claude" w:date="2026-09-24T12:00:00Z">
        <w:r>
          <w:delText xml:space="preserve">has been</w:delText>
        </w:r>
      </w:del>
      <w:ins w:id="1161" w:author="Claude" w:date="2026-09-24T12:00:00Z">
        <w:r>
          <w:t xml:space="preserve">was</w:t>
        </w:r>
      </w:ins>
      <w:r>
        <w:t xml:space="preserve"> introduced to </w:t>
      </w:r>
      <w:del w:id="1162" w:author="Claude" w:date="2026-09-24T12:00:00Z">
        <w:r>
          <w:delText xml:space="preserve">enable</w:delText>
        </w:r>
      </w:del>
      <w:ins w:id="1163" w:author="Claude" w:date="2026-09-24T12:00:00Z">
        <w:r>
          <w:t xml:space="preserve">make</w:t>
        </w:r>
      </w:ins>
      <w:r>
        <w:t xml:space="preserve"> </w:t>
      </w:r>
      <w:del w:id="1164" w:author="Claude" w:date="2026-09-24T12:00:00Z">
        <w:r>
          <w:delText xml:space="preserve">efficient</w:delText>
        </w:r>
      </w:del>
      <w:ins w:id="1165" w:author="Claude" w:date="2026-09-24T12:00:00Z">
        <w:r>
          <w:t xml:space="preserve">the task faster</w:t>
        </w:r>
      </w:ins>
      <w:r>
        <w:t xml:space="preserve">, </w:t>
      </w:r>
      <w:ins w:id="1166" w:author="Claude" w:date="2026-09-24T12:00:00Z">
        <w:r>
          <w:t xml:space="preserve">more </w:t>
        </w:r>
      </w:ins>
      <w:r>
        <w:t xml:space="preserve">consistent</w:t>
      </w:r>
      <w:del w:id="1167" w:author="Claude" w:date="2026-09-24T12:00:00Z">
        <w:r>
          <w:delText xml:space="preserve">,</w:delText>
        </w:r>
      </w:del>
      <w:r>
        <w:t xml:space="preserve"> and scalable</w:t>
      </w:r>
      <w:del w:id="1168" w:author="Claude" w:date="2026-09-24T12:00:00Z">
        <w:r>
          <w:delText xml:space="preserve"> requirements classification</w:delText>
        </w:r>
      </w:del>
      <w:r>
        <w:t xml:space="preserve">. </w:t>
      </w:r>
      <w:del w:id="1169" w:author="Claude" w:date="2026-09-24T12:00:00Z">
        <w:r>
          <w:delText xml:space="preserve">Automation</w:delText>
        </w:r>
      </w:del>
      <w:ins w:id="1170" w:author="Claude" w:date="2026-09-24T12:00:00Z">
        <w:r>
          <w:t xml:space="preserve">The</w:t>
        </w:r>
      </w:ins>
      <w:r>
        <w:t xml:space="preserve"> </w:t>
      </w:r>
      <w:del w:id="1171" w:author="Claude" w:date="2026-09-24T12:00:00Z">
        <w:r>
          <w:delText xml:space="preserve">has</w:delText>
        </w:r>
      </w:del>
      <w:ins w:id="1172" w:author="Claude" w:date="2026-09-24T12:00:00Z">
        <w:r>
          <w:t xml:space="preserve">techniques have</w:t>
        </w:r>
      </w:ins>
      <w:r>
        <w:t xml:space="preserve"> moved from indicator terms [2] to supervised learning [3], </w:t>
      </w:r>
      <w:del w:id="1173" w:author="Claude" w:date="2026-09-24T12:00:00Z">
        <w:r>
          <w:delText xml:space="preserve">to </w:delText>
        </w:r>
      </w:del>
      <w:r>
        <w:t xml:space="preserve">fine-tuned transformers [4]</w:t>
      </w:r>
      <w:del w:id="1174" w:author="Claude" w:date="2026-09-24T12:00:00Z">
        <w:r>
          <w:delText xml:space="preserve">,</w:delText>
        </w:r>
      </w:del>
      <w:r>
        <w:t xml:space="preserve"> and</w:t>
      </w:r>
      <w:ins w:id="1175" w:author="Claude" w:date="2026-09-24T12:00:00Z">
        <w:r>
          <w:t xml:space="preserve">,</w:t>
        </w:r>
      </w:ins>
      <w:r>
        <w:t xml:space="preserve"> since 2024</w:t>
      </w:r>
      <w:del w:id="1176" w:author="Claude" w:date="2026-09-24T12:00:00Z">
        <w:r>
          <w:delText xml:space="preserve"> to</w:delText>
        </w:r>
      </w:del>
      <w:ins w:id="1177" w:author="Claude" w:date="2026-09-24T12:00:00Z">
        <w:r>
          <w:t xml:space="preserve">,</w:t>
        </w:r>
      </w:ins>
      <w:r>
        <w:t xml:space="preserve"> prompted LLMs [5]</w:t>
      </w:r>
      <w:del w:id="1178" w:author="Claude" w:date="2026-09-24T12:00:00Z">
        <w:r>
          <w:delText xml:space="preserve">–</w:delText>
        </w:r>
      </w:del>
      <w:ins w:id="1179" w:author="Claude" w:date="2026-09-24T12:00:00Z">
        <w:r>
          <w:t xml:space="preserve">, </w:t>
        </w:r>
      </w:ins>
      <w:r>
        <w:t xml:space="preserve">[6].</w:t>
      </w:r>
    </w:p>
    <w:p w14:paraId="46794549" w14:textId="77777777" w:rsidR="006B5908" w:rsidRDefault="00000000">
      <w:pPr>
        <w:pStyle w:val="BodyText"/>
      </w:pPr>
      <w:del w:id="1180" w:author="Claude" w:date="2026-09-24T12:00:00Z">
        <w:r>
          <w:delText xml:space="preserve">The recent</w:delText>
        </w:r>
      </w:del>
      <w:ins w:id="1181" w:author="Claude" w:date="2026-09-24T12:00:00Z">
        <w:r>
          <w:t xml:space="preserve">Recent</w:t>
        </w:r>
      </w:ins>
      <w:r>
        <w:t xml:space="preserve"> LLM studies </w:t>
      </w:r>
      <w:del w:id="1182" w:author="Claude" w:date="2026-09-24T12:00:00Z">
        <w:r>
          <w:delText xml:space="preserve">agree</w:delText>
        </w:r>
      </w:del>
      <w:ins w:id="1183" w:author="Claude" w:date="2026-09-24T12:00:00Z">
        <w:r>
          <w:t xml:space="preserve">report</w:t>
        </w:r>
      </w:ins>
      <w:r>
        <w:t xml:space="preserve"> that, on the corpora they use, prompting matches or exceeds a fine-tuned transformer [7], [8], and that generative models are competitive without task-specific training [9]; </w:t>
      </w:r>
      <w:ins w:id="1184" w:author="Claude" w:date="2026-09-24T12:00:00Z">
        <w:r>
          <w:t xml:space="preserve">earlier, </w:t>
        </w:r>
      </w:ins>
      <w:r>
        <w:t xml:space="preserve">zero-shot embedding methods had </w:t>
      </w:r>
      <w:del w:id="1185" w:author="Claude" w:date="2026-09-24T12:00:00Z">
        <w:r>
          <w:delText xml:space="preserve">already</w:delText>
        </w:r>
      </w:del>
      <w:ins w:id="1186" w:author="Claude" w:date="2026-09-24T12:00:00Z">
        <w:r>
          <w:t xml:space="preserve">shown</w:t>
        </w:r>
      </w:ins>
      <w:r>
        <w:t xml:space="preserve"> </w:t>
      </w:r>
      <w:del w:id="1187" w:author="Claude" w:date="2026-09-24T12:00:00Z">
        <w:r>
          <w:delText xml:space="preserve">shown</w:delText>
        </w:r>
      </w:del>
      <w:ins w:id="1188" w:author="Claude" w:date="2026-09-24T12:00:00Z">
        <w:r>
          <w:t xml:space="preserve">that</w:t>
        </w:r>
      </w:ins>
      <w:r>
        <w:t xml:space="preserve"> labeled data </w:t>
      </w:r>
      <w:del w:id="1189" w:author="Claude" w:date="2026-09-24T12:00:00Z">
        <w:r>
          <w:delText xml:space="preserve">to</w:delText>
        </w:r>
      </w:del>
      <w:ins w:id="1190" w:author="Claude" w:date="2026-09-24T12:00:00Z">
        <w:r>
          <w:t xml:space="preserve">is</w:t>
        </w:r>
      </w:ins>
      <w:r>
        <w:t xml:space="preserve"> </w:t>
      </w:r>
      <w:del w:id="1191" w:author="Claude" w:date="2026-09-24T12:00:00Z">
        <w:r>
          <w:delText xml:space="preserve">be</w:delText>
        </w:r>
      </w:del>
      <w:ins w:id="1192" w:author="Claude" w:date="2026-09-24T12:00:00Z">
        <w:r>
          <w:t xml:space="preserve">not</w:t>
        </w:r>
      </w:ins>
      <w:r>
        <w:t xml:space="preserve"> </w:t>
      </w:r>
      <w:del w:id="1193" w:author="Claude" w:date="2026-09-24T12:00:00Z">
        <w:r>
          <w:delText xml:space="preserve">optional</w:delText>
        </w:r>
      </w:del>
      <w:ins w:id="1194" w:author="Claude" w:date="2026-09-24T12:00:00Z">
        <w:r>
          <w:t xml:space="preserve">strictly required</w:t>
        </w:r>
      </w:ins>
      <w:r>
        <w:t xml:space="preserve"> [10]. </w:t>
      </w:r>
      <w:del w:id="1195" w:author="Claude" w:date="2026-09-24T12:00:00Z">
        <w:r>
          <w:delText xml:space="preserve">Their</w:delText>
        </w:r>
      </w:del>
      <w:ins w:id="1196" w:author="Claude" w:date="2026-09-24T12:00:00Z">
        <w:r>
          <w:t xml:space="preserve">These</w:t>
        </w:r>
      </w:ins>
      <w:r>
        <w:t xml:space="preserve"> </w:t>
      </w:r>
      <w:del w:id="1197" w:author="Claude" w:date="2026-09-24T12:00:00Z">
        <w:r>
          <w:delText xml:space="preserve">conclusion</w:delText>
        </w:r>
      </w:del>
      <w:ins w:id="1198" w:author="Claude" w:date="2026-09-24T12:00:00Z">
        <w:r>
          <w:t xml:space="preserve">studies</w:t>
        </w:r>
      </w:ins>
      <w:r>
        <w:t xml:space="preserve"> </w:t>
      </w:r>
      <w:del w:id="1199" w:author="Claude" w:date="2026-09-24T12:00:00Z">
        <w:r>
          <w:delText xml:space="preserve">is</w:delText>
        </w:r>
      </w:del>
      <w:ins w:id="1200" w:author="Claude" w:date="2026-09-24T12:00:00Z">
        <w:r>
          <w:t xml:space="preserve">conclude</w:t>
        </w:r>
      </w:ins>
      <w:r>
        <w:t xml:space="preserve"> that prompting </w:t>
      </w:r>
      <w:del w:id="1201" w:author="Claude" w:date="2026-09-24T12:00:00Z">
        <w:r>
          <w:delText xml:space="preserve">is</w:delText>
        </w:r>
      </w:del>
      <w:ins w:id="1202" w:author="Claude" w:date="2026-09-24T12:00:00Z">
        <w:r>
          <w:t xml:space="preserve">can</w:t>
        </w:r>
      </w:ins>
      <w:r>
        <w:t xml:space="preserve"> </w:t>
      </w:r>
      <w:del w:id="1203" w:author="Claude" w:date="2026-09-24T12:00:00Z">
        <w:r>
          <w:delText xml:space="preserve">an adequate substitute for</w:delText>
        </w:r>
      </w:del>
      <w:ins w:id="1204" w:author="Claude" w:date="2026-09-24T12:00:00Z">
        <w:r>
          <w:t xml:space="preserve">replace</w:t>
        </w:r>
      </w:ins>
      <w:r>
        <w:t xml:space="preserve"> supervised fine-tuning </w:t>
      </w:r>
      <w:del w:id="1205" w:author="Claude" w:date="2026-09-24T12:00:00Z">
        <w:r>
          <w:delText xml:space="preserve">where</w:delText>
        </w:r>
      </w:del>
      <w:ins w:id="1206" w:author="Claude" w:date="2026-09-24T12:00:00Z">
        <w:r>
          <w:t xml:space="preserve">when</w:t>
        </w:r>
      </w:ins>
      <w:r>
        <w:t xml:space="preserve"> labeled data is scarce [7]. </w:t>
      </w:r>
      <w:del w:id="1207" w:author="Claude" w:date="2026-09-24T12:00:00Z">
        <w:r>
          <w:delText xml:space="preserve">Two</w:delText>
        </w:r>
      </w:del>
      <w:ins w:id="1208" w:author="Claude" w:date="2026-09-24T12:00:00Z">
        <w:r>
          <w:t xml:space="preserve">This</w:t>
        </w:r>
      </w:ins>
      <w:r>
        <w:t xml:space="preserve"> </w:t>
      </w:r>
      <w:del w:id="1209" w:author="Claude" w:date="2026-09-24T12:00:00Z">
        <w:r>
          <w:delText xml:space="preserve">conditions</w:delText>
        </w:r>
      </w:del>
      <w:ins w:id="1210" w:author="Claude" w:date="2026-09-24T12:00:00Z">
        <w:r>
          <w:t xml:space="preserve">conclusion rests</w:t>
        </w:r>
      </w:ins>
      <w:r>
        <w:t xml:space="preserve"> on </w:t>
      </w:r>
      <w:del w:id="1211" w:author="Claude" w:date="2026-09-24T12:00:00Z">
        <w:r>
          <w:delText xml:space="preserve">which</w:delText>
        </w:r>
      </w:del>
      <w:ins w:id="1212" w:author="Claude" w:date="2026-09-24T12:00:00Z">
        <w:r>
          <w:t xml:space="preserve">two assumptions</w:t>
        </w:r>
      </w:ins>
      <w:r>
        <w:t xml:space="preserve"> that </w:t>
      </w:r>
      <w:del w:id="1213" w:author="Claude" w:date="2026-09-24T12:00:00Z">
        <w:r>
          <w:delText xml:space="preserve">conclusion</w:delText>
        </w:r>
      </w:del>
      <w:ins w:id="1214" w:author="Claude" w:date="2026-09-24T12:00:00Z">
        <w:r>
          <w:t xml:space="preserve">have</w:t>
        </w:r>
      </w:ins>
      <w:r>
        <w:t xml:space="preserve"> </w:t>
      </w:r>
      <w:del w:id="1215" w:author="Claude" w:date="2026-09-24T12:00:00Z">
        <w:r>
          <w:delText xml:space="preserve">depends</w:delText>
        </w:r>
      </w:del>
      <w:ins w:id="1216" w:author="Claude" w:date="2026-09-24T12:00:00Z">
        <w:r>
          <w:t xml:space="preserve">not</w:t>
        </w:r>
      </w:ins>
      <w:r>
        <w:t xml:space="preserve"> </w:t>
      </w:r>
      <w:del w:id="1217" w:author="Claude" w:date="2026-09-24T12:00:00Z">
        <w:r>
          <w:delText xml:space="preserve">remain</w:delText>
        </w:r>
      </w:del>
      <w:ins w:id="1218" w:author="Claude" w:date="2026-09-24T12:00:00Z">
        <w:r>
          <w:t xml:space="preserve">been</w:t>
        </w:r>
      </w:ins>
      <w:r>
        <w:t xml:space="preserve"> </w:t>
      </w:r>
      <w:del w:id="1219" w:author="Claude" w:date="2026-09-24T12:00:00Z">
        <w:r>
          <w:delText xml:space="preserve">untested</w:delText>
        </w:r>
      </w:del>
      <w:ins w:id="1220" w:author="Claude" w:date="2026-09-24T12:00:00Z">
        <w:r>
          <w:t xml:space="preserve">tested</w:t>
        </w:r>
      </w:ins>
      <w:r>
        <w:t xml:space="preserve">. First, almost </w:t>
      </w:r>
      <w:del w:id="1221" w:author="Claude" w:date="2026-09-24T12:00:00Z">
        <w:r>
          <w:delText xml:space="preserve">every</w:delText>
        </w:r>
      </w:del>
      <w:ins w:id="1222" w:author="Claude" w:date="2026-09-24T12:00:00Z">
        <w:r>
          <w:t xml:space="preserve">all</w:t>
        </w:r>
      </w:ins>
      <w:r>
        <w:t xml:space="preserve"> published </w:t>
      </w:r>
      <w:del w:id="1223" w:author="Claude" w:date="2026-09-24T12:00:00Z">
        <w:r>
          <w:delText xml:space="preserve">result</w:delText>
        </w:r>
      </w:del>
      <w:ins w:id="1224" w:author="Claude" w:date="2026-09-24T12:00:00Z">
        <w:r>
          <w:t xml:space="preserve">results</w:t>
        </w:r>
      </w:ins>
      <w:r>
        <w:t xml:space="preserve"> </w:t>
      </w:r>
      <w:del w:id="1225" w:author="Claude" w:date="2026-09-24T12:00:00Z">
        <w:r>
          <w:delText xml:space="preserve">is</w:delText>
        </w:r>
      </w:del>
      <w:ins w:id="1226" w:author="Claude" w:date="2026-09-24T12:00:00Z">
        <w:r>
          <w:t xml:space="preserve">are</w:t>
        </w:r>
      </w:ins>
      <w:r>
        <w:t xml:space="preserve"> measured within </w:t>
      </w:r>
      <w:del w:id="1227" w:author="Claude" w:date="2026-09-24T12:00:00Z">
        <w:r>
          <w:delText xml:space="preserve">one</w:delText>
        </w:r>
      </w:del>
      <w:ins w:id="1228" w:author="Claude" w:date="2026-09-24T12:00:00Z">
        <w:r>
          <w:t xml:space="preserve">a single</w:t>
        </w:r>
      </w:ins>
      <w:r>
        <w:t xml:space="preserve"> dataset</w:t>
      </w:r>
      <w:del w:id="1229" w:author="Claude" w:date="2026-09-24T12:00:00Z">
        <w:r>
          <w:delText xml:space="preserve">;</w:delText>
        </w:r>
      </w:del>
      <w:ins w:id="1230" w:author="Claude" w:date="2026-09-24T12:00:00Z">
        <w:r>
          <w:t xml:space="preserve">.</w:t>
        </w:r>
      </w:ins>
      <w:r>
        <w:t xml:space="preserve"> </w:t>
      </w:r>
      <w:del w:id="1231" w:author="Claude" w:date="2026-09-24T12:00:00Z">
        <w:r>
          <w:delText xml:space="preserve">where</w:delText>
        </w:r>
      </w:del>
      <w:ins w:id="1232" w:author="Claude" w:date="2026-09-24T12:00:00Z">
        <w:r>
          <w:t xml:space="preserve">Where</w:t>
        </w:r>
      </w:ins>
      <w:r>
        <w:t xml:space="preserve"> generalization is reported</w:t>
      </w:r>
      <w:ins w:id="1233" w:author="Claude" w:date="2026-09-24T12:00:00Z">
        <w:r>
          <w:t xml:space="preserve">,</w:t>
        </w:r>
      </w:ins>
      <w:r>
        <w:t xml:space="preserve"> it </w:t>
      </w:r>
      <w:del w:id="1234" w:author="Claude" w:date="2026-09-24T12:00:00Z">
        <w:r>
          <w:delText xml:space="preserve">means</w:delText>
        </w:r>
      </w:del>
      <w:ins w:id="1235" w:author="Claude" w:date="2026-09-24T12:00:00Z">
        <w:r>
          <w:t xml:space="preserve">refers to</w:t>
        </w:r>
      </w:ins>
      <w:r>
        <w:t xml:space="preserve"> transfer across tasks inside that dataset, not to unseen projects or to a corpus annotated by another team [7]. Second, running cost is </w:t>
      </w:r>
      <w:del w:id="1236" w:author="Claude" w:date="2026-09-24T12:00:00Z">
        <w:r>
          <w:delText xml:space="preserve">not</w:delText>
        </w:r>
      </w:del>
      <w:ins w:id="1237" w:author="Claude" w:date="2026-09-24T12:00:00Z">
        <w:r>
          <w:t xml:space="preserve">rarely</w:t>
        </w:r>
      </w:ins>
      <w:r>
        <w:t xml:space="preserve"> reported; only one </w:t>
      </w:r>
      <w:ins w:id="1238" w:author="Claude" w:date="2026-09-24T12:00:00Z">
        <w:r>
          <w:t xml:space="preserve">of the </w:t>
        </w:r>
      </w:ins>
      <w:r>
        <w:t xml:space="preserve">surveyed </w:t>
      </w:r>
      <w:del w:id="1239" w:author="Claude" w:date="2026-09-24T12:00:00Z">
        <w:r>
          <w:delText xml:space="preserve">study</w:delText>
        </w:r>
      </w:del>
      <w:ins w:id="1240" w:author="Claude" w:date="2026-09-24T12:00:00Z">
        <w:r>
          <w:t xml:space="preserve">studies</w:t>
        </w:r>
      </w:ins>
      <w:r>
        <w:t xml:space="preserve"> discusses it,</w:t>
      </w:r>
      <w:ins w:id="1241" w:author="Claude" w:date="2026-09-24T12:00:00Z">
        <w:r>
          <w:t xml:space="preserve"> and</w:t>
        </w:r>
      </w:ins>
      <w:r>
        <w:t xml:space="preserve"> without measurement [11].</w:t>
      </w:r>
    </w:p>
    <w:p w14:paraId="3563D238" w14:textId="44EFFD5D" w:rsidR="006B5908" w:rsidRDefault="006F788C">
      <w:pPr>
        <w:pStyle w:val="BodyText"/>
      </w:pPr>
      <w:r>
        <w:t xml:space="preserve">In this </w:t>
      </w:r>
      <w:del w:id="1242" w:author="Claude" w:date="2026-09-24T12:00:00Z">
        <w:r>
          <w:delText xml:space="preserve">study</w:delText>
        </w:r>
      </w:del>
      <w:ins w:id="1243" w:author="Claude" w:date="2026-09-24T12:00:00Z">
        <w:r>
          <w:t xml:space="preserve">paper</w:t>
        </w:r>
      </w:ins>
      <w:r>
        <w:t xml:space="preserve">, we test both </w:t>
      </w:r>
      <w:del w:id="1244" w:author="Claude" w:date="2026-09-24T12:00:00Z">
        <w:r>
          <w:delText xml:space="preserve">generalization</w:delText>
        </w:r>
      </w:del>
      <w:ins w:id="1245" w:author="Claude" w:date="2026-09-24T12:00:00Z">
        <w:r>
          <w:t xml:space="preserve">assumptions</w:t>
        </w:r>
      </w:ins>
      <w:r>
        <w:t xml:space="preserve"> </w:t>
      </w:r>
      <w:del w:id="1246" w:author="Claude" w:date="2026-09-24T12:00:00Z">
        <w:r>
          <w:delText xml:space="preserve">and cost with</w:delText>
        </w:r>
      </w:del>
      <w:ins w:id="1247" w:author="Claude" w:date="2026-09-24T12:00:00Z">
        <w:r>
          <w:t xml:space="preserve">in</w:t>
        </w:r>
      </w:ins>
      <w:r>
        <w:t xml:space="preserve"> one controlled</w:t>
      </w:r>
      <w:del w:id="1248" w:author="Claude" w:date="2026-09-24T12:00:00Z">
        <w:r>
          <w:delText xml:space="preserve"> benchmark</w:delText>
        </w:r>
      </w:del>
      <w:r>
        <w:t xml:space="preserve"> experiment. Twelve configurations classify the same requirements from two public corpora on three </w:t>
      </w:r>
      <w:del w:id="1249" w:author="Claude" w:date="2026-09-24T12:00:00Z">
        <w:r>
          <w:delText xml:space="preserve">classification</w:delText>
        </w:r>
      </w:del>
      <w:ins w:id="1250" w:author="Claude" w:date="2026-09-24T12:00:00Z">
        <w:r>
          <w:t xml:space="preserve">tasks:</w:t>
        </w:r>
      </w:ins>
      <w:r>
        <w:t xml:space="preserve"> </w:t>
      </w:r>
      <w:del w:id="1251" w:author="Claude" w:date="2026-09-24T12:00:00Z">
        <w:r>
          <w:delText xml:space="preserve">tasks, functional/nonfunctional   (</w:delText>
        </w:r>
      </w:del>
      <w:r>
        <w:t xml:space="preserve">FR/NFR</w:t>
      </w:r>
      <w:del w:id="1252" w:author="Claude" w:date="2026-09-24T12:00:00Z">
        <w:r>
          <w:delText xml:space="preserve">)</w:delText>
        </w:r>
      </w:del>
      <w:r>
        <w:t xml:space="preserve">, security/non</w:t>
      </w:r>
      <w:del w:id="1253" w:author="Claude" w:date="2026-09-24T12:00:00Z">
        <w:r>
          <w:delText xml:space="preserve"> </w:delText>
        </w:r>
      </w:del>
      <w:ins w:id="1254" w:author="Claude" w:date="2026-09-24T12:00:00Z">
        <w:r>
          <w:t xml:space="preserve">-</w:t>
        </w:r>
      </w:ins>
      <w:r>
        <w:t xml:space="preserve">security, and </w:t>
      </w:r>
      <w:del w:id="1255" w:author="Claude" w:date="2026-09-24T12:00:00Z">
        <w:r>
          <w:delText xml:space="preserve">non-functional requirements</w:delText>
        </w:r>
      </w:del>
      <w:ins w:id="1256" w:author="Claude" w:date="2026-09-24T12:00:00Z">
        <w:r>
          <w:t xml:space="preserve">NFR</w:t>
        </w:r>
      </w:ins>
      <w:r>
        <w:t xml:space="preserve"> sub-</w:t>
      </w:r>
      <w:del w:id="1257" w:author="Claude" w:date="2026-09-24T12:00:00Z">
        <w:r>
          <w:delText xml:space="preserve">types</w:delText>
        </w:r>
      </w:del>
      <w:ins w:id="1258" w:author="Claude" w:date="2026-09-24T12:00:00Z">
        <w:r>
          <w:t xml:space="preserve">type classification</w:t>
        </w:r>
      </w:ins>
      <w:r>
        <w:t xml:space="preserve">. </w:t>
      </w:r>
      <w:del w:id="1259" w:author="Claude" w:date="2026-09-24T12:00:00Z">
        <w:r>
          <w:delText xml:space="preserve">Out of the 12 used configurations, four</w:delText>
        </w:r>
      </w:del>
      <w:ins w:id="1260" w:author="Claude" w:date="2026-09-24T12:00:00Z">
        <w:r>
          <w:t xml:space="preserve">Four</w:t>
        </w:r>
      </w:ins>
      <w:r>
        <w:t xml:space="preserve"> configurations are fine-tuned encoder-only </w:t>
      </w:r>
      <w:del w:id="1261" w:author="Claude" w:date="2026-09-24T12:00:00Z">
        <w:r>
          <w:delText xml:space="preserve">transformer</w:delText>
        </w:r>
      </w:del>
      <w:ins w:id="1262" w:author="Claude" w:date="2026-09-24T12:00:00Z">
        <w:r>
          <w:t xml:space="preserve">transformers</w:t>
        </w:r>
      </w:ins>
      <w:r>
        <w:t xml:space="preserve"> (BERT and RoBERTa, each with and without inverse-frequency class weighting)</w:t>
      </w:r>
      <w:del w:id="1263" w:author="Claude" w:date="2026-09-24T12:00:00Z">
        <w:r>
          <w:delText xml:space="preserve">;</w:delText>
        </w:r>
      </w:del>
      <w:ins w:id="1264" w:author="Claude" w:date="2026-09-24T12:00:00Z">
        <w:r>
          <w:t xml:space="preserve">,</w:t>
        </w:r>
      </w:ins>
      <w:r>
        <w:t xml:space="preserve"> </w:t>
      </w:r>
      <w:del w:id="1265" w:author="Claude" w:date="2026-09-24T12:00:00Z">
        <w:r>
          <w:delText xml:space="preserve">the remaining</w:delText>
        </w:r>
      </w:del>
      <w:ins w:id="1266" w:author="Claude" w:date="2026-09-24T12:00:00Z">
        <w:r>
          <w:t xml:space="preserve">and</w:t>
        </w:r>
      </w:ins>
      <w:r>
        <w:t xml:space="preserve"> eight are prompted LLMs. </w:t>
      </w:r>
      <w:del w:id="1267" w:author="Claude" w:date="2026-09-24T12:00:00Z">
        <w:r>
          <w:delText xml:space="preserve">Every</w:delText>
        </w:r>
      </w:del>
      <w:ins w:id="1268" w:author="Claude" w:date="2026-09-24T12:00:00Z">
        <w:r>
          <w:t xml:space="preserve">All</w:t>
        </w:r>
      </w:ins>
      <w:r>
        <w:t xml:space="preserve"> </w:t>
      </w:r>
      <w:del w:id="1269" w:author="Claude" w:date="2026-09-24T12:00:00Z">
        <w:r>
          <w:delText xml:space="preserve">configuration</w:delText>
        </w:r>
      </w:del>
      <w:ins w:id="1270" w:author="Claude" w:date="2026-09-24T12:00:00Z">
        <w:r>
          <w:t xml:space="preserve">configurations</w:t>
        </w:r>
      </w:ins>
      <w:r>
        <w:t xml:space="preserve"> </w:t>
      </w:r>
      <w:del w:id="1271" w:author="Claude" w:date="2026-09-24T12:00:00Z">
        <w:r>
          <w:delText xml:space="preserve">is</w:delText>
        </w:r>
      </w:del>
      <w:ins w:id="1272" w:author="Claude" w:date="2026-09-24T12:00:00Z">
        <w:r>
          <w:t xml:space="preserve">are</w:t>
        </w:r>
      </w:ins>
      <w:r>
        <w:t xml:space="preserve"> scored on the same items </w:t>
      </w:r>
      <w:del w:id="1273" w:author="Claude" w:date="2026-09-24T12:00:00Z">
        <w:r>
          <w:delText xml:space="preserve">under</w:delText>
        </w:r>
      </w:del>
      <w:ins w:id="1274" w:author="Claude" w:date="2026-09-24T12:00:00Z">
        <w:r>
          <w:t xml:space="preserve">with</w:t>
        </w:r>
      </w:ins>
      <w:r>
        <w:t xml:space="preserve"> one label vocabulary and one scoring rule</w:t>
      </w:r>
      <w:del w:id="1275" w:author="Claude" w:date="2026-09-24T12:00:00Z">
        <w:r>
          <w:delText xml:space="preserve">;</w:delText>
        </w:r>
      </w:del>
      <w:ins w:id="1276" w:author="Claude" w:date="2026-09-24T12:00:00Z">
        <w:r>
          <w:t xml:space="preserve">, and</w:t>
        </w:r>
      </w:ins>
      <w:r>
        <w:t xml:space="preserve"> the </w:t>
      </w:r>
      <w:del w:id="1277" w:author="Claude" w:date="2026-09-24T12:00:00Z">
        <w:r>
          <w:delText xml:space="preserve">primary</w:delText>
        </w:r>
      </w:del>
      <w:ins w:id="1278" w:author="Claude" w:date="2026-09-24T12:00:00Z">
        <w:r>
          <w:t xml:space="preserve">main</w:t>
        </w:r>
      </w:ins>
      <w:r>
        <w:t xml:space="preserve"> experimental factor is the distance between </w:t>
      </w:r>
      <w:ins w:id="1279" w:author="Claude" w:date="2026-09-24T12:00:00Z">
        <w:r>
          <w:t xml:space="preserve">the </w:t>
        </w:r>
      </w:ins>
      <w:r>
        <w:t xml:space="preserve">training and test data</w:t>
      </w:r>
      <w:del w:id="1280" w:author="Claude" w:date="2026-09-24T12:00:00Z">
        <w:r>
          <w:delText xml:space="preserve">, for the three tasks</w:delText>
        </w:r>
      </w:del>
      <w:r>
        <w:t xml:space="preserve">. </w:t>
      </w:r>
      <w:del w:id="1281" w:author="Claude" w:date="2026-09-24T12:00:00Z">
        <w:r>
          <w:delText xml:space="preserve">The</w:delText>
        </w:r>
      </w:del>
      <w:ins w:id="1282" w:author="Claude" w:date="2026-09-24T12:00:00Z">
        <w:r>
          <w:t xml:space="preserve">We</w:t>
        </w:r>
      </w:ins>
      <w:r>
        <w:t xml:space="preserve"> </w:t>
      </w:r>
      <w:del w:id="1283" w:author="Claude" w:date="2026-09-24T12:00:00Z">
        <w:r>
          <w:delText xml:space="preserve">aim of our experiment is to answer</w:delText>
        </w:r>
      </w:del>
      <w:ins w:id="1284" w:author="Claude" w:date="2026-09-24T12:00:00Z">
        <w:r>
          <w:t xml:space="preserve">address</w:t>
        </w:r>
      </w:ins>
      <w:r>
        <w:t xml:space="preserve"> three research questions</w:t>
      </w:r>
      <w:del w:id="1285" w:author="Claude" w:date="2026-09-24T12:00:00Z">
        <w:r>
          <w:delText xml:space="preserve">:  </w:delText>
        </w:r>
      </w:del>
      <w:ins w:id="1286" w:author="Claude" w:date="2026-09-24T12:00:00Z">
        <w:r>
          <w:t xml:space="preserve">. </w:t>
        </w:r>
      </w:ins>
      <w:r>
        <w:t xml:space="preserve">RQ1: </w:t>
      </w:r>
      <w:del w:id="1287" w:author="Claude" w:date="2026-09-24T12:00:00Z">
        <w:r>
          <w:delText xml:space="preserve">do</w:delText>
        </w:r>
      </w:del>
      <w:ins w:id="1288" w:author="Claude" w:date="2026-09-24T12:00:00Z">
        <w:r>
          <w:t xml:space="preserve">Do</w:t>
        </w:r>
      </w:ins>
      <w:r>
        <w:t xml:space="preserve"> prompted LLMs match fine-tuned </w:t>
      </w:r>
      <w:del w:id="1289" w:author="Claude" w:date="2026-09-24T12:00:00Z">
        <w:r>
          <w:delText xml:space="preserve">encoder</w:delText>
        </w:r>
      </w:del>
      <w:ins w:id="1290" w:author="Claude" w:date="2026-09-24T12:00:00Z">
        <w:r>
          <w:t xml:space="preserve">encoders</w:t>
        </w:r>
      </w:ins>
      <w:r>
        <w:t xml:space="preserve"> </w:t>
      </w:r>
      <w:del w:id="1291" w:author="Claude" w:date="2026-09-24T12:00:00Z">
        <w:r>
          <w:delText xml:space="preserve">based transformers for</w:delText>
        </w:r>
      </w:del>
      <w:ins w:id="1292" w:author="Claude" w:date="2026-09-24T12:00:00Z">
        <w:r>
          <w:t xml:space="preserve">on</w:t>
        </w:r>
      </w:ins>
      <w:r>
        <w:t xml:space="preserve"> in-domain requirements? RQ2: </w:t>
      </w:r>
      <w:del w:id="1293" w:author="Claude" w:date="2026-09-24T12:00:00Z">
        <w:r>
          <w:delText xml:space="preserve">how</w:delText>
        </w:r>
      </w:del>
      <w:ins w:id="1294" w:author="Claude" w:date="2026-09-24T12:00:00Z">
        <w:r>
          <w:t xml:space="preserve">How</w:t>
        </w:r>
      </w:ins>
      <w:r>
        <w:t xml:space="preserve"> much macro-F1 do the </w:t>
      </w:r>
      <w:del w:id="1295" w:author="Claude" w:date="2026-09-24T12:00:00Z">
        <w:r>
          <w:delText xml:space="preserve">encoder based transformers</w:delText>
        </w:r>
      </w:del>
      <w:ins w:id="1296" w:author="Claude" w:date="2026-09-24T12:00:00Z">
        <w:r>
          <w:t xml:space="preserve">encoders</w:t>
        </w:r>
      </w:ins>
      <w:r>
        <w:t xml:space="preserve"> lose on unseen projects</w:t>
      </w:r>
      <w:del w:id="1297" w:author="Claude" w:date="2026-09-24T12:00:00Z">
        <w:r>
          <w:delText xml:space="preserve">?</w:delText>
        </w:r>
      </w:del>
      <w:r>
        <w:t xml:space="preserve"> and </w:t>
      </w:r>
      <w:del w:id="1298" w:author="Claude" w:date="2026-09-24T12:00:00Z">
        <w:r>
          <w:delText xml:space="preserve">does</w:delText>
        </w:r>
      </w:del>
      <w:ins w:id="1299" w:author="Claude" w:date="2026-09-24T12:00:00Z">
        <w:r>
          <w:t xml:space="preserve">on an independently annotated corpus, and how do</w:t>
        </w:r>
      </w:ins>
      <w:r>
        <w:t xml:space="preserve"> the </w:t>
      </w:r>
      <w:del w:id="1300" w:author="Claude" w:date="2026-09-24T12:00:00Z">
        <w:r>
          <w:delText xml:space="preserve">LLM</w:delText>
        </w:r>
      </w:del>
      <w:ins w:id="1301" w:author="Claude" w:date="2026-09-24T12:00:00Z">
        <w:r>
          <w:t xml:space="preserve">prompted</w:t>
        </w:r>
      </w:ins>
      <w:r>
        <w:t xml:space="preserve"> </w:t>
      </w:r>
      <w:del w:id="1302" w:author="Claude" w:date="2026-09-24T12:00:00Z">
        <w:r>
          <w:delText xml:space="preserve">survive</w:delText>
        </w:r>
      </w:del>
      <w:ins w:id="1303" w:author="Claude" w:date="2026-09-24T12:00:00Z">
        <w:r>
          <w:t xml:space="preserve">LLMs compare under</w:t>
        </w:r>
      </w:ins>
      <w:r>
        <w:t xml:space="preserve"> the</w:t>
      </w:r>
      <w:ins w:id="1304" w:author="Claude" w:date="2026-09-24T12:00:00Z">
        <w:r>
          <w:t xml:space="preserve"> same</w:t>
        </w:r>
      </w:ins>
      <w:r>
        <w:t xml:space="preserve"> shift? RQ3: </w:t>
      </w:r>
      <w:del w:id="1305" w:author="Claude" w:date="2026-09-24T12:00:00Z">
        <w:r>
          <w:delText xml:space="preserve">what</w:delText>
        </w:r>
      </w:del>
      <w:ins w:id="1306" w:author="Claude" w:date="2026-09-24T12:00:00Z">
        <w:r>
          <w:t xml:space="preserve">What</w:t>
        </w:r>
      </w:ins>
      <w:r>
        <w:t xml:space="preserve"> </w:t>
      </w:r>
      <w:del w:id="1307" w:author="Claude" w:date="2026-09-24T12:00:00Z">
        <w:r>
          <w:delText xml:space="preserve">is</w:delText>
        </w:r>
      </w:del>
      <w:ins w:id="1308" w:author="Claude" w:date="2026-09-24T12:00:00Z">
        <w:r>
          <w:t xml:space="preserve">does</w:t>
        </w:r>
      </w:ins>
      <w:r>
        <w:t xml:space="preserve"> </w:t>
      </w:r>
      <w:del w:id="1309" w:author="Claude" w:date="2026-09-24T12:00:00Z">
        <w:r>
          <w:delText xml:space="preserve">the</w:delText>
        </w:r>
      </w:del>
      <w:ins w:id="1310" w:author="Claude" w:date="2026-09-24T12:00:00Z">
        <w:r>
          <w:t xml:space="preserve">each approach</w:t>
        </w:r>
      </w:ins>
      <w:r>
        <w:t xml:space="preserve"> cost per requirement</w:t>
      </w:r>
      <w:del w:id="1311" w:author="Claude" w:date="2026-09-24T12:00:00Z">
        <w:r>
          <w:delText xml:space="preserve">?</w:delText>
        </w:r>
      </w:del>
      <w:ins w:id="1312" w:author="Claude" w:date="2026-09-24T12:00:00Z">
        <w:r>
          <w:t xml:space="preserve">,</w:t>
        </w:r>
      </w:ins>
      <w:r>
        <w:t xml:space="preserve"> and at what volume does fine-tuning pay for itself?</w:t>
      </w:r>
    </w:p>
    <w:p w14:paraId="518479DF" w14:textId="77777777" w:rsidR="006B5908" w:rsidRDefault="00000000">
      <w:pPr>
        <w:pStyle w:val="Heading1"/>
      </w:pPr>
      <w:r>
        <w:t>Related Work</w:t>
      </w:r>
    </w:p>
    <w:p w14:paraId="530E1F0B" w14:textId="45D7C25C" w:rsidR="00EE7DD0" w:rsidRDefault="00000000" w:rsidP="00505E26">
      <w:pPr>
        <w:pStyle w:val="BodyText"/>
      </w:pPr>
      <w:del w:id="1313" w:author="Claude" w:date="2026-09-24T12:00:00Z">
        <w:r>
          <w:delText xml:space="preserve">Earlier</w:delText>
        </w:r>
      </w:del>
      <w:ins w:id="1314" w:author="Claude" w:date="2026-09-24T12:00:00Z">
        <w:r>
          <w:t xml:space="preserve">Early</w:t>
        </w:r>
      </w:ins>
      <w:r>
        <w:t xml:space="preserve"> work </w:t>
      </w:r>
      <w:del w:id="1315" w:author="Claude" w:date="2026-09-24T12:00:00Z">
        <w:r>
          <w:delText xml:space="preserve">runs</w:delText>
        </w:r>
      </w:del>
      <w:ins w:id="1316" w:author="Claude" w:date="2026-09-24T12:00:00Z">
        <w:r>
          <w:t xml:space="preserve">on</w:t>
        </w:r>
      </w:ins>
      <w:r>
        <w:t xml:space="preserve"> </w:t>
      </w:r>
      <w:del w:id="1317" w:author="Claude" w:date="2026-09-24T12:00:00Z">
        <w:r>
          <w:delText xml:space="preserve">from</w:delText>
        </w:r>
      </w:del>
      <w:ins w:id="1318" w:author="Claude" w:date="2026-09-24T12:00:00Z">
        <w:r>
          <w:t xml:space="preserve">requirements classification used</w:t>
        </w:r>
      </w:ins>
      <w:r>
        <w:t xml:space="preserve"> indicator-term rules, which</w:t>
      </w:r>
      <w:ins w:id="1319" w:author="Claude" w:date="2026-09-24T12:00:00Z">
        <w:r>
          <w:t xml:space="preserve"> also</w:t>
        </w:r>
      </w:ins>
      <w:r>
        <w:t xml:space="preserve"> produced the PROMISE NFR collection [2], </w:t>
      </w:r>
      <w:del w:id="1320" w:author="Claude" w:date="2026-09-24T12:00:00Z">
        <w:r>
          <w:delText xml:space="preserve">through</w:delText>
        </w:r>
      </w:del>
      <w:ins w:id="1321" w:author="Claude" w:date="2026-09-24T12:00:00Z">
        <w:r>
          <w:t xml:space="preserve">followed by</w:t>
        </w:r>
      </w:ins>
      <w:r>
        <w:t xml:space="preserve"> supervised classifiers over hand-</w:t>
      </w:r>
      <w:del w:id="1322" w:author="Claude" w:date="2026-09-24T12:00:00Z">
        <w:r>
          <w:delText xml:space="preserve">built</w:delText>
        </w:r>
      </w:del>
      <w:ins w:id="1323" w:author="Claude" w:date="2026-09-24T12:00:00Z">
        <w:r>
          <w:t xml:space="preserve">crafted</w:t>
        </w:r>
      </w:ins>
      <w:r>
        <w:t xml:space="preserve"> features [3]. </w:t>
      </w:r>
      <w:del w:id="1324" w:author="Claude" w:date="2026-09-24T12:00:00Z">
        <w:r>
          <w:delText xml:space="preserve">However, we base our related work</w:delText>
        </w:r>
      </w:del>
      <w:ins w:id="1325" w:author="Claude" w:date="2026-09-24T12:00:00Z">
        <w:r>
          <w:t xml:space="preserve">This</w:t>
        </w:r>
      </w:ins>
      <w:r>
        <w:t xml:space="preserve"> section</w:t>
      </w:r>
      <w:del w:id="1326" w:author="Claude" w:date="2026-09-24T12:00:00Z">
        <w:r>
          <w:delText xml:space="preserve">  </w:delText>
        </w:r>
      </w:del>
      <w:ins w:id="1327" w:author="Claude" w:date="2026-09-24T12:00:00Z">
        <w:r>
          <w:t xml:space="preserve"> focuses </w:t>
        </w:r>
      </w:ins>
      <w:r>
        <w:t xml:space="preserve">on the two </w:t>
      </w:r>
      <w:del w:id="1328" w:author="Claude" w:date="2026-09-24T12:00:00Z">
        <w:r>
          <w:delText xml:space="preserve">generations</w:delText>
        </w:r>
      </w:del>
      <w:ins w:id="1329" w:author="Claude" w:date="2026-09-24T12:00:00Z">
        <w:r>
          <w:t xml:space="preserve">approaches that practitioners</w:t>
        </w:r>
      </w:ins>
      <w:r>
        <w:t xml:space="preserve"> now </w:t>
      </w:r>
      <w:del w:id="1330" w:author="Claude" w:date="2026-09-24T12:00:00Z">
        <w:r>
          <w:delText xml:space="preserve">being chosen</w:delText>
        </w:r>
      </w:del>
      <w:ins w:id="1331" w:author="Claude" w:date="2026-09-24T12:00:00Z">
        <w:r>
          <w:t xml:space="preserve">choose</w:t>
        </w:r>
      </w:ins>
      <w:r>
        <w:t xml:space="preserve"> between</w:t>
      </w:r>
      <w:del w:id="1332" w:author="Claude" w:date="2026-09-24T12:00:00Z">
        <w:r>
          <w:delText xml:space="preserve">,</w:delText>
        </w:r>
      </w:del>
      <w:ins w:id="1333" w:author="Claude" w:date="2026-09-24T12:00:00Z">
        <w:r>
          <w:t xml:space="preserve">:</w:t>
        </w:r>
      </w:ins>
      <w:r>
        <w:t xml:space="preserve"> fine-tuned encoder</w:t>
      </w:r>
      <w:del w:id="1334" w:author="Claude" w:date="2026-09-24T12:00:00Z">
        <w:r>
          <w:delText xml:space="preserve"> </w:delText>
        </w:r>
      </w:del>
      <w:ins w:id="1335" w:author="Claude" w:date="2026-09-24T12:00:00Z">
        <w:r>
          <w:t xml:space="preserve">-</w:t>
        </w:r>
      </w:ins>
      <w:r>
        <w:t xml:space="preserve">based transformers and prompted LLMs.</w:t>
      </w:r>
      <w:del w:id="1336" w:author="Claude" w:date="2026-09-24T12:00:00Z">
        <w:r>
          <w:delText xml:space="preserve"> </w:delText>
        </w:r>
      </w:del>
    </w:p>
    <w:p w14:paraId="62443D72" w14:textId="5B9481B2" w:rsidR="006B5908" w:rsidRDefault="00EB2B39">
      <w:pPr>
        <w:pStyle w:val="BodyText"/>
      </w:pPr>
      <w:del w:id="1337" w:author="Claude" w:date="2026-09-24T12:00:00Z">
        <w:r>
          <w:delText xml:space="preserve">In</w:delText>
        </w:r>
      </w:del>
      <w:ins w:id="1338" w:author="Claude" w:date="2026-09-24T12:00:00Z">
        <w:r>
          <w:t xml:space="preserve">Hey</w:t>
        </w:r>
      </w:ins>
      <w:r>
        <w:t xml:space="preserve"> </w:t>
      </w:r>
      <w:del w:id="1339" w:author="Claude" w:date="2026-09-24T12:00:00Z">
        <w:r>
          <w:delText xml:space="preserve">[4]</w:delText>
        </w:r>
      </w:del>
      <w:ins w:id="1340" w:author="Claude" w:date="2026-09-24T12:00:00Z">
        <w:r>
          <w:t xml:space="preserve">et al. introduced</w:t>
        </w:r>
      </w:ins>
      <w:r>
        <w:t xml:space="preserve"> NoRBERT</w:t>
      </w:r>
      <w:del w:id="1341" w:author="Claude" w:date="2026-09-24T12:00:00Z">
        <w:r>
          <w:delText xml:space="preserve"> was introduced</w:delText>
        </w:r>
      </w:del>
      <w:r>
        <w:t xml:space="preserve">, </w:t>
      </w:r>
      <w:del w:id="1342" w:author="Claude" w:date="2026-09-24T12:00:00Z">
        <w:r>
          <w:delText xml:space="preserve">it</w:delText>
        </w:r>
      </w:del>
      <w:ins w:id="1343" w:author="Claude" w:date="2026-09-24T12:00:00Z">
        <w:r>
          <w:t xml:space="preserve">which</w:t>
        </w:r>
      </w:ins>
      <w:r>
        <w:t xml:space="preserve"> fine-tunes BERT on PROMISE and reports F1 </w:t>
      </w:r>
      <w:ins w:id="1344" w:author="Claude" w:date="2026-09-24T12:00:00Z">
        <w:r>
          <w:t xml:space="preserve">scores of </w:t>
        </w:r>
      </w:ins>
      <w:r>
        <w:t xml:space="preserve">up to 94% </w:t>
      </w:r>
      <w:del w:id="1345" w:author="Claude" w:date="2026-09-24T12:00:00Z">
        <w:r>
          <w:delText xml:space="preserve">on seen and unseen projects </w:delText>
        </w:r>
      </w:del>
      <w:r>
        <w:t xml:space="preserve">[4]</w:t>
      </w:r>
      <w:del w:id="1346" w:author="Claude" w:date="2026-09-24T12:00:00Z">
        <w:r>
          <w:delText xml:space="preserve">. It was revised down by about five points</w:delText>
        </w:r>
      </w:del>
      <w:ins w:id="1347" w:author="Claude" w:date="2026-09-24T12:00:00Z">
        <w:r>
          <w:t xml:space="preserve">;</w:t>
        </w:r>
      </w:ins>
      <w:r>
        <w:t xml:space="preserve"> on project-specific folds</w:t>
      </w:r>
      <w:ins w:id="1348" w:author="Claude" w:date="2026-09-24T12:00:00Z">
        <w:r>
          <w:t xml:space="preserve">,</w:t>
        </w:r>
      </w:ins>
      <w:r>
        <w:t xml:space="preserve"> </w:t>
      </w:r>
      <w:del w:id="1349" w:author="Claude" w:date="2026-09-24T12:00:00Z">
        <w:r>
          <w:delText xml:space="preserve">which</w:delText>
        </w:r>
      </w:del>
      <w:ins w:id="1350" w:author="Claude" w:date="2026-09-24T12:00:00Z">
        <w:r>
          <w:t xml:space="preserve">where</w:t>
        </w:r>
      </w:ins>
      <w:r>
        <w:t xml:space="preserve"> </w:t>
      </w:r>
      <w:del w:id="1351" w:author="Claude" w:date="2026-09-24T12:00:00Z">
        <w:r>
          <w:delText xml:space="preserve">makes</w:delText>
        </w:r>
      </w:del>
      <w:ins w:id="1352" w:author="Claude" w:date="2026-09-24T12:00:00Z">
        <w:r>
          <w:t xml:space="preserve">the</w:t>
        </w:r>
      </w:ins>
      <w:r>
        <w:t xml:space="preserve"> </w:t>
      </w:r>
      <w:del w:id="1353" w:author="Claude" w:date="2026-09-24T12:00:00Z">
        <w:r>
          <w:delText xml:space="preserve">it</w:delText>
        </w:r>
      </w:del>
      <w:ins w:id="1354" w:author="Claude" w:date="2026-09-24T12:00:00Z">
        <w:r>
          <w:t xml:space="preserve">test</w:t>
        </w:r>
      </w:ins>
      <w:r>
        <w:t xml:space="preserve"> </w:t>
      </w:r>
      <w:del w:id="1355" w:author="Claude" w:date="2026-09-24T12:00:00Z">
        <w:r>
          <w:delText xml:space="preserve">tend</w:delText>
        </w:r>
      </w:del>
      <w:ins w:id="1356" w:author="Claude" w:date="2026-09-24T12:00:00Z">
        <w:r>
          <w:t xml:space="preserve">projects</w:t>
        </w:r>
      </w:ins>
      <w:r>
        <w:t xml:space="preserve"> </w:t>
      </w:r>
      <w:del w:id="1357" w:author="Claude" w:date="2026-09-24T12:00:00Z">
        <w:r>
          <w:delText xml:space="preserve">to</w:delText>
        </w:r>
      </w:del>
      <w:ins w:id="1358" w:author="Claude" w:date="2026-09-24T12:00:00Z">
        <w:r>
          <w:t xml:space="preserve">are</w:t>
        </w:r>
      </w:ins>
      <w:r>
        <w:t xml:space="preserve"> </w:t>
      </w:r>
      <w:del w:id="1359" w:author="Claude" w:date="2026-09-24T12:00:00Z">
        <w:r>
          <w:delText xml:space="preserve">overfit</w:delText>
        </w:r>
      </w:del>
      <w:ins w:id="1360" w:author="Claude" w:date="2026-09-24T12:00:00Z">
        <w:r>
          <w:t xml:space="preserve">not seen during training, its scores are about five points lower</w:t>
        </w:r>
      </w:ins>
      <w:r>
        <w:t xml:space="preserve">. Kaur and Kaur </w:t>
      </w:r>
      <w:del w:id="1361" w:author="Claude" w:date="2026-09-24T12:00:00Z">
        <w:r>
          <w:delText xml:space="preserve">confirm</w:delText>
        </w:r>
      </w:del>
      <w:ins w:id="1362" w:author="Claude" w:date="2026-09-24T12:00:00Z">
        <w:r>
          <w:t xml:space="preserve">identify</w:t>
        </w:r>
      </w:ins>
      <w:r>
        <w:t xml:space="preserve"> transformer fine-tuning as the dominant technique </w:t>
      </w:r>
      <w:del w:id="1363" w:author="Claude" w:date="2026-09-24T12:00:00Z">
        <w:r>
          <w:delText xml:space="preserve">[6] </w:delText>
        </w:r>
      </w:del>
      <w:r>
        <w:t xml:space="preserve">for requirements classification</w:t>
      </w:r>
      <w:ins w:id="1364" w:author="Claude" w:date="2026-09-24T12:00:00Z">
        <w:r>
          <w:t xml:space="preserve"> [6]</w:t>
        </w:r>
      </w:ins>
      <w:r>
        <w:t xml:space="preserve">. Vasudevan et al. compare fine-tuned BERT and RoBERTa </w:t>
      </w:r>
      <w:del w:id="1365" w:author="Claude" w:date="2026-09-24T12:00:00Z">
        <w:r>
          <w:delText xml:space="preserve">against</w:delText>
        </w:r>
      </w:del>
      <w:ins w:id="1366" w:author="Claude" w:date="2026-09-24T12:00:00Z">
        <w:r>
          <w:t xml:space="preserve">with</w:t>
        </w:r>
      </w:ins>
      <w:r>
        <w:t xml:space="preserve"> GPT-4o and find </w:t>
      </w:r>
      <w:ins w:id="1367" w:author="Claude" w:date="2026-09-24T12:00:00Z">
        <w:r>
          <w:t xml:space="preserve">that the model </w:t>
        </w:r>
      </w:ins>
      <w:r>
        <w:t xml:space="preserve">architecture </w:t>
      </w:r>
      <w:del w:id="1368" w:author="Claude" w:date="2026-09-24T12:00:00Z">
        <w:r>
          <w:delText xml:space="preserve">to affect</w:delText>
        </w:r>
      </w:del>
      <w:ins w:id="1369" w:author="Claude" w:date="2026-09-24T12:00:00Z">
        <w:r>
          <w:t xml:space="preserve">affects</w:t>
        </w:r>
      </w:ins>
      <w:r>
        <w:t xml:space="preserve"> the outcome [12]. </w:t>
      </w:r>
      <w:del w:id="1370" w:author="Claude" w:date="2026-09-24T12:00:00Z">
        <w:r>
          <w:delText xml:space="preserve">Zero-shot embedding methods showed labeled data was not strictly required [10]. However, none</w:delText>
        </w:r>
      </w:del>
      <w:ins w:id="1371" w:author="Claude" w:date="2026-09-24T12:00:00Z">
        <w:r>
          <w:t xml:space="preserve">None</w:t>
        </w:r>
      </w:ins>
      <w:r>
        <w:t xml:space="preserve"> of these studies evaluates outside the corpus </w:t>
      </w:r>
      <w:del w:id="1372" w:author="Claude" w:date="2026-09-24T12:00:00Z">
        <w:r>
          <w:delText xml:space="preserve">it</w:delText>
        </w:r>
      </w:del>
      <w:ins w:id="1373" w:author="Claude" w:date="2026-09-24T12:00:00Z">
        <w:r>
          <w:t xml:space="preserve">used</w:t>
        </w:r>
      </w:ins>
      <w:r>
        <w:t xml:space="preserve"> </w:t>
      </w:r>
      <w:del w:id="1374" w:author="Claude" w:date="2026-09-24T12:00:00Z">
        <w:r>
          <w:delText xml:space="preserve">trains</w:delText>
        </w:r>
      </w:del>
      <w:ins w:id="1375" w:author="Claude" w:date="2026-09-24T12:00:00Z">
        <w:r>
          <w:t xml:space="preserve">for</w:t>
        </w:r>
      </w:ins>
      <w:r>
        <w:t xml:space="preserve"> </w:t>
      </w:r>
      <w:del w:id="1376" w:author="Claude" w:date="2026-09-24T12:00:00Z">
        <w:r>
          <w:delText xml:space="preserve">on</w:delText>
        </w:r>
      </w:del>
      <w:ins w:id="1377" w:author="Claude" w:date="2026-09-24T12:00:00Z">
        <w:r>
          <w:t xml:space="preserve">training</w:t>
        </w:r>
      </w:ins>
      <w:r>
        <w:t xml:space="preserve">, and none reports running cost.</w:t>
      </w:r>
    </w:p>
    <w:p w14:paraId="6EF62BA8" w14:textId="1C9AE84D" w:rsidR="006B5908" w:rsidRDefault="00000000">
      <w:pPr>
        <w:pStyle w:val="BodyText"/>
      </w:pPr>
      <w:ins w:id="1378" w:author="Claude" w:date="2026-09-24T12:00:00Z">
        <w:r>
          <w:t xml:space="preserve">The study closest to ours is by </w:t>
        </w:r>
      </w:ins>
      <w:r>
        <w:t xml:space="preserve">Binkhonain and Alfayez </w:t>
      </w:r>
      <w:del w:id="1379" w:author="Claude" w:date="2026-09-24T12:00:00Z">
        <w:r>
          <w:delText xml:space="preserve">report</w:delText>
        </w:r>
      </w:del>
      <w:ins w:id="1380" w:author="Claude" w:date="2026-09-24T12:00:00Z">
        <w:r>
          <w:t xml:space="preserve">[7],</w:t>
        </w:r>
      </w:ins>
      <w:r>
        <w:t xml:space="preserve"> </w:t>
      </w:r>
      <w:del w:id="1381" w:author="Claude" w:date="2026-09-24T12:00:00Z">
        <w:r>
          <w:delText xml:space="preserve">the</w:delText>
        </w:r>
      </w:del>
      <w:ins w:id="1382" w:author="Claude" w:date="2026-09-24T12:00:00Z">
        <w:r>
          <w:t xml:space="preserve">who</w:t>
        </w:r>
      </w:ins>
      <w:r>
        <w:t xml:space="preserve"> </w:t>
      </w:r>
      <w:del w:id="1383" w:author="Claude" w:date="2026-09-24T12:00:00Z">
        <w:r>
          <w:delText xml:space="preserve">closest study to the one we present in this paper,</w:delText>
        </w:r>
      </w:del>
      <w:ins w:id="1384" w:author="Claude" w:date="2026-09-24T12:00:00Z">
        <w:r>
          <w:t xml:space="preserve">evaluate</w:t>
        </w:r>
      </w:ins>
      <w:r>
        <w:t xml:space="preserve"> five LLMs with four prompting strategies </w:t>
      </w:r>
      <w:del w:id="1385" w:author="Claude" w:date="2026-09-24T12:00:00Z">
        <w:r>
          <w:delText xml:space="preserve">and  </w:delText>
        </w:r>
      </w:del>
      <w:ins w:id="1386" w:author="Claude" w:date="2026-09-24T12:00:00Z">
        <w:r>
          <w:t xml:space="preserve">on </w:t>
        </w:r>
      </w:ins>
      <w:r>
        <w:t xml:space="preserve">three classification tasks </w:t>
      </w:r>
      <w:del w:id="1387" w:author="Claude" w:date="2026-09-24T12:00:00Z">
        <w:r>
          <w:delText xml:space="preserve">on</w:delText>
        </w:r>
      </w:del>
      <w:ins w:id="1388" w:author="Claude" w:date="2026-09-24T12:00:00Z">
        <w:r>
          <w:t xml:space="preserve">from</w:t>
        </w:r>
      </w:ins>
      <w:r>
        <w:t xml:space="preserve"> PROMISE and SecReq</w:t>
      </w:r>
      <w:del w:id="1389" w:author="Claude" w:date="2026-09-24T12:00:00Z">
        <w:r>
          <w:delText xml:space="preserve"> are run</w:delText>
        </w:r>
      </w:del>
      <w:r>
        <w:t xml:space="preserve"> against a fine-tuned transformer, </w:t>
      </w:r>
      <w:del w:id="1390" w:author="Claude" w:date="2026-09-24T12:00:00Z">
        <w:r>
          <w:delText xml:space="preserve">it</w:delText>
        </w:r>
      </w:del>
      <w:ins w:id="1391" w:author="Claude" w:date="2026-09-24T12:00:00Z">
        <w:r>
          <w:t xml:space="preserve">and</w:t>
        </w:r>
      </w:ins>
      <w:r>
        <w:t xml:space="preserve"> </w:t>
      </w:r>
      <w:del w:id="1392" w:author="Claude" w:date="2026-09-24T12:00:00Z">
        <w:r>
          <w:delText xml:space="preserve">was shown</w:delText>
        </w:r>
      </w:del>
      <w:ins w:id="1393" w:author="Claude" w:date="2026-09-24T12:00:00Z">
        <w:r>
          <w:t xml:space="preserve">find</w:t>
        </w:r>
      </w:ins>
      <w:r>
        <w:t xml:space="preserve"> that few-shot prompting matches or exceeds the transformer</w:t>
      </w:r>
      <w:ins w:id="1394" w:author="Claude" w:date="2026-09-24T12:00:00Z">
        <w:r>
          <w:t xml:space="preserve">.</w:t>
        </w:r>
      </w:ins>
      <w:r>
        <w:t xml:space="preserve"> </w:t>
      </w:r>
      <w:del w:id="1395" w:author="Claude" w:date="2026-09-24T12:00:00Z">
        <w:r>
          <w:delText xml:space="preserve">[7].  </w:delText>
        </w:r>
      </w:del>
      <w:r>
        <w:t xml:space="preserve">Alhoshan et al. </w:t>
      </w:r>
      <w:del w:id="1396" w:author="Claude" w:date="2026-09-24T12:00:00Z">
        <w:r>
          <w:delText xml:space="preserve">give</w:delText>
        </w:r>
      </w:del>
      <w:ins w:id="1397" w:author="Claude" w:date="2026-09-24T12:00:00Z">
        <w:r>
          <w:t xml:space="preserve">present</w:t>
        </w:r>
      </w:ins>
      <w:r>
        <w:t xml:space="preserve"> the first systematic study of open generative models </w:t>
      </w:r>
      <w:del w:id="1398" w:author="Claude" w:date="2026-09-24T12:00:00Z">
        <w:r>
          <w:delText xml:space="preserve">on</w:delText>
        </w:r>
      </w:del>
      <w:ins w:id="1399" w:author="Claude" w:date="2026-09-24T12:00:00Z">
        <w:r>
          <w:t xml:space="preserve">for</w:t>
        </w:r>
      </w:ins>
      <w:r>
        <w:t xml:space="preserve"> requirements classification </w:t>
      </w:r>
      <w:del w:id="1400" w:author="Claude" w:date="2026-09-24T12:00:00Z">
        <w:r>
          <w:delText xml:space="preserve">task,</w:delText>
        </w:r>
      </w:del>
      <w:ins w:id="1401" w:author="Claude" w:date="2026-09-24T12:00:00Z">
        <w:r>
          <w:t xml:space="preserve">[9].</w:t>
        </w:r>
      </w:ins>
      <w:r>
        <w:t xml:space="preserve"> </w:t>
      </w:r>
      <w:del w:id="1402" w:author="Claude" w:date="2026-09-24T12:00:00Z">
        <w:r>
          <w:delText xml:space="preserve">finding</w:delText>
        </w:r>
      </w:del>
      <w:ins w:id="1403" w:author="Claude" w:date="2026-09-24T12:00:00Z">
        <w:r>
          <w:t xml:space="preserve">They find that the</w:t>
        </w:r>
      </w:ins>
      <w:r>
        <w:t xml:space="preserve"> prompt formulation</w:t>
      </w:r>
      <w:ins w:id="1404" w:author="Claude" w:date="2026-09-24T12:00:00Z">
        <w:r>
          <w:t xml:space="preserve"> is</w:t>
        </w:r>
      </w:ins>
      <w:r>
        <w:t xml:space="preserve"> decisive on the binary tasks</w:t>
      </w:r>
      <w:del w:id="1405" w:author="Claude" w:date="2026-09-24T12:00:00Z">
        <w:r>
          <w:delText xml:space="preserve">;</w:delText>
        </w:r>
      </w:del>
      <w:r>
        <w:t xml:space="preserve"> </w:t>
      </w:r>
      <w:del w:id="1406" w:author="Claude" w:date="2026-09-24T12:00:00Z">
        <w:r>
          <w:delText xml:space="preserve">their findings confirm</w:delText>
        </w:r>
      </w:del>
      <w:ins w:id="1407" w:author="Claude" w:date="2026-09-24T12:00:00Z">
        <w:r>
          <w:t xml:space="preserve">and</w:t>
        </w:r>
      </w:ins>
      <w:r>
        <w:t xml:space="preserve"> that non-generative models </w:t>
      </w:r>
      <w:del w:id="1408" w:author="Claude" w:date="2026-09-24T12:00:00Z">
        <w:r>
          <w:delText xml:space="preserve">are </w:delText>
        </w:r>
      </w:del>
      <w:r>
        <w:t xml:space="preserve">still </w:t>
      </w:r>
      <w:del w:id="1409" w:author="Claude" w:date="2026-09-24T12:00:00Z">
        <w:r>
          <w:delText xml:space="preserve">ahead</w:delText>
        </w:r>
      </w:del>
      <w:ins w:id="1410" w:author="Claude" w:date="2026-09-24T12:00:00Z">
        <w:r>
          <w:t xml:space="preserve">perform</w:t>
        </w:r>
      </w:ins>
      <w:r>
        <w:t xml:space="preserve"> </w:t>
      </w:r>
      <w:del w:id="1411" w:author="Claude" w:date="2026-09-24T12:00:00Z">
        <w:r>
          <w:delText xml:space="preserve">[9]</w:delText>
        </w:r>
      </w:del>
      <w:ins w:id="1412" w:author="Claude" w:date="2026-09-24T12:00:00Z">
        <w:r>
          <w:t xml:space="preserve">better</w:t>
        </w:r>
      </w:ins>
      <w:r>
        <w:t xml:space="preserve">. Tang et al. report an over-prompting effect [8], which our few-shot </w:t>
      </w:r>
      <w:del w:id="1413" w:author="Claude" w:date="2026-09-24T12:00:00Z">
        <w:r>
          <w:delText xml:space="preserve">ladder</w:delText>
        </w:r>
      </w:del>
      <w:ins w:id="1414" w:author="Claude" w:date="2026-09-24T12:00:00Z">
        <w:r>
          <w:t xml:space="preserve">experiment</w:t>
        </w:r>
      </w:ins>
      <w:r>
        <w:t xml:space="preserve"> reproduces and </w:t>
      </w:r>
      <w:del w:id="1415" w:author="Claude" w:date="2026-09-24T12:00:00Z">
        <w:r>
          <w:delText xml:space="preserve">attributes</w:delText>
        </w:r>
      </w:del>
      <w:ins w:id="1416" w:author="Claude" w:date="2026-09-24T12:00:00Z">
        <w:r>
          <w:t xml:space="preserve">relates</w:t>
        </w:r>
      </w:ins>
      <w:r>
        <w:t xml:space="preserve"> to the class balance of the </w:t>
      </w:r>
      <w:del w:id="1417" w:author="Claude" w:date="2026-09-24T12:00:00Z">
        <w:r>
          <w:delText xml:space="preserve">exemplars</w:delText>
        </w:r>
      </w:del>
      <w:ins w:id="1418" w:author="Claude" w:date="2026-09-24T12:00:00Z">
        <w:r>
          <w:t xml:space="preserve">examples</w:t>
        </w:r>
      </w:ins>
      <w:r>
        <w:t xml:space="preserve">. </w:t>
      </w:r>
      <w:del w:id="1419" w:author="Claude" w:date="2026-09-24T12:00:00Z">
        <w:r>
          <w:delText xml:space="preserve">The requirements</w:delText>
        </w:r>
      </w:del>
      <w:ins w:id="1420" w:author="Claude" w:date="2026-09-24T12:00:00Z">
        <w:r>
          <w:t xml:space="preserve">Requirements</w:t>
        </w:r>
      </w:ins>
      <w:r>
        <w:t xml:space="preserve"> classification</w:t>
      </w:r>
      <w:del w:id="1421" w:author="Claude" w:date="2026-09-24T12:00:00Z">
        <w:r>
          <w:delText xml:space="preserve"> task</w:delText>
        </w:r>
      </w:del>
      <w:r>
        <w:t xml:space="preserve"> has also been studied across classical and generative techniques [5], in a systems engineering workflow [11], on app-store reviews [13], and against expert judgment [14].</w:t>
      </w:r>
    </w:p>
    <w:p w14:paraId="74F5C5C9" w14:textId="6D4A5FE9" w:rsidR="006B5908" w:rsidRDefault="00000000">
      <w:pPr>
        <w:pStyle w:val="BodyText"/>
      </w:pPr>
      <w:r>
        <w:t xml:space="preserve">Table I summarizes </w:t>
      </w:r>
      <w:del w:id="1422" w:author="Claude" w:date="2026-09-24T12:00:00Z">
        <w:r>
          <w:delText xml:space="preserve">evaluation</w:delText>
        </w:r>
      </w:del>
      <w:ins w:id="1423" w:author="Claude" w:date="2026-09-24T12:00:00Z">
        <w:r>
          <w:t xml:space="preserve">what</w:t>
        </w:r>
      </w:ins>
      <w:r>
        <w:t xml:space="preserve"> </w:t>
      </w:r>
      <w:del w:id="1424" w:author="Claude" w:date="2026-09-24T12:00:00Z">
        <w:r>
          <w:delText xml:space="preserve">coverage of existing</w:delText>
        </w:r>
      </w:del>
      <w:ins w:id="1425" w:author="Claude" w:date="2026-09-24T12:00:00Z">
        <w:r>
          <w:t xml:space="preserve">these</w:t>
        </w:r>
      </w:ins>
      <w:r>
        <w:t xml:space="preserve"> studies</w:t>
      </w:r>
      <w:del w:id="1426" w:author="Claude" w:date="2026-09-24T12:00:00Z">
        <w:r>
          <w:delText xml:space="preserve">,</w:delText>
        </w:r>
      </w:del>
      <w:r>
        <w:t xml:space="preserve"> </w:t>
      </w:r>
      <w:del w:id="1427" w:author="Claude" w:date="2026-09-24T12:00:00Z">
        <w:r>
          <w:delText xml:space="preserve">the</w:delText>
        </w:r>
      </w:del>
      <w:ins w:id="1428" w:author="Claude" w:date="2026-09-24T12:00:00Z">
        <w:r>
          <w:t xml:space="preserve">evaluate.</w:t>
        </w:r>
      </w:ins>
      <w:r>
        <w:t xml:space="preserve"> </w:t>
      </w:r>
      <w:del w:id="1429" w:author="Claude" w:date="2026-09-24T12:00:00Z">
        <w:r>
          <w:delText xml:space="preserve">evaluation</w:delText>
        </w:r>
      </w:del>
      <w:ins w:id="1430" w:author="Claude" w:date="2026-09-24T12:00:00Z">
        <w:r>
          <w:t xml:space="preserve">Almost</w:t>
        </w:r>
      </w:ins>
      <w:r>
        <w:t xml:space="preserve"> </w:t>
      </w:r>
      <w:del w:id="1431" w:author="Claude" w:date="2026-09-24T12:00:00Z">
        <w:r>
          <w:delText xml:space="preserve">reported</w:delText>
        </w:r>
      </w:del>
      <w:ins w:id="1432" w:author="Claude" w:date="2026-09-24T12:00:00Z">
        <w:r>
          <w:t xml:space="preserve">all</w:t>
        </w:r>
      </w:ins>
      <w:r>
        <w:t xml:space="preserve"> </w:t>
      </w:r>
      <w:del w:id="1433" w:author="Claude" w:date="2026-09-24T12:00:00Z">
        <w:r>
          <w:delText xml:space="preserve">stays</w:delText>
        </w:r>
      </w:del>
      <w:ins w:id="1434" w:author="Claude" w:date="2026-09-24T12:00:00Z">
        <w:r>
          <w:t xml:space="preserve">evaluations stay</w:t>
        </w:r>
      </w:ins>
      <w:r>
        <w:t xml:space="preserve"> within one dataset</w:t>
      </w:r>
      <w:del w:id="1435" w:author="Claude" w:date="2026-09-24T12:00:00Z">
        <w:r>
          <w:delText xml:space="preserve">.</w:delText>
        </w:r>
      </w:del>
      <w:ins w:id="1436" w:author="Claude" w:date="2026-09-24T12:00:00Z">
        <w:r>
          <w:t xml:space="preserve">;</w:t>
        </w:r>
      </w:ins>
      <w:r>
        <w:t xml:space="preserve"> </w:t>
      </w:r>
      <w:del w:id="1437" w:author="Claude" w:date="2026-09-24T12:00:00Z">
        <w:r>
          <w:delText xml:space="preserve">However,</w:delText>
        </w:r>
      </w:del>
      <w:ins w:id="1438" w:author="Claude" w:date="2026-09-24T12:00:00Z">
        <w:r>
          <w:t xml:space="preserve">the exception is</w:t>
        </w:r>
      </w:ins>
      <w:r>
        <w:t xml:space="preserve"> the app-review study </w:t>
      </w:r>
      <w:del w:id="1439" w:author="Claude" w:date="2026-09-24T12:00:00Z">
        <w:r>
          <w:delText xml:space="preserve">reported in </w:delText>
        </w:r>
      </w:del>
      <w:r>
        <w:t xml:space="preserve">[13]</w:t>
      </w:r>
      <w:ins w:id="1440" w:author="Claude" w:date="2026-09-24T12:00:00Z">
        <w:r>
          <w:t xml:space="preserve">, which</w:t>
        </w:r>
      </w:ins>
      <w:r>
        <w:t xml:space="preserve"> uses </w:t>
      </w:r>
      <w:del w:id="1441" w:author="Claude" w:date="2026-09-24T12:00:00Z">
        <w:r>
          <w:delText xml:space="preserve">genuinely</w:delText>
        </w:r>
      </w:del>
      <w:ins w:id="1442" w:author="Claude" w:date="2026-09-24T12:00:00Z">
        <w:r>
          <w:t xml:space="preserve">a</w:t>
        </w:r>
      </w:ins>
      <w:r>
        <w:t xml:space="preserve"> different </w:t>
      </w:r>
      <w:ins w:id="1443" w:author="Claude" w:date="2026-09-24T12:00:00Z">
        <w:r>
          <w:t xml:space="preserve">kind of </w:t>
        </w:r>
      </w:ins>
      <w:r>
        <w:t xml:space="preserve">text</w:t>
      </w:r>
      <w:del w:id="1444" w:author="Claude" w:date="2026-09-24T12:00:00Z">
        <w:r>
          <w:delText xml:space="preserve">,</w:delText>
        </w:r>
      </w:del>
      <w:r>
        <w:t xml:space="preserve"> and reports lower precision on several categories. </w:t>
      </w:r>
      <w:del w:id="1445" w:author="Claude" w:date="2026-09-24T12:00:00Z">
        <w:r>
          <w:delText xml:space="preserve">Furthermore,  in these studies cost</w:delText>
        </w:r>
      </w:del>
      <w:ins w:id="1446" w:author="Claude" w:date="2026-09-24T12:00:00Z">
        <w:r>
          <w:t xml:space="preserve">Cost</w:t>
        </w:r>
      </w:ins>
      <w:r>
        <w:t xml:space="preserve"> is </w:t>
      </w:r>
      <w:del w:id="1447" w:author="Claude" w:date="2026-09-24T12:00:00Z">
        <w:r>
          <w:delText xml:space="preserve">unreported</w:delText>
        </w:r>
      </w:del>
      <w:ins w:id="1448" w:author="Claude" w:date="2026-09-24T12:00:00Z">
        <w:r>
          <w:t xml:space="preserve">rarely reported,</w:t>
        </w:r>
      </w:ins>
      <w:r>
        <w:t xml:space="preserve"> even by </w:t>
      </w:r>
      <w:ins w:id="1449" w:author="Claude" w:date="2026-09-24T12:00:00Z">
        <w:r>
          <w:t xml:space="preserve">the </w:t>
        </w:r>
      </w:ins>
      <w:r>
        <w:t xml:space="preserve">studies </w:t>
      </w:r>
      <w:del w:id="1450" w:author="Claude" w:date="2026-09-24T12:00:00Z">
        <w:r>
          <w:delText xml:space="preserve">using</w:delText>
        </w:r>
      </w:del>
      <w:ins w:id="1451" w:author="Claude" w:date="2026-09-24T12:00:00Z">
        <w:r>
          <w:t xml:space="preserve">that use</w:t>
        </w:r>
      </w:ins>
      <w:r>
        <w:t xml:space="preserve"> open models [</w:t>
      </w:r>
      <w:del w:id="1452" w:author="Claude" w:date="2026-09-24T12:00:00Z">
        <w:r>
          <w:delText xml:space="preserve">9</w:delText>
        </w:r>
      </w:del>
      <w:ins w:id="1453" w:author="Claude" w:date="2026-09-24T12:00:00Z">
        <w:r>
          <w:t xml:space="preserve">8</w:t>
        </w:r>
      </w:ins>
      <w:r>
        <w:t xml:space="preserve">], [</w:t>
      </w:r>
      <w:del w:id="1454" w:author="Claude" w:date="2026-09-24T12:00:00Z">
        <w:r>
          <w:delText xml:space="preserve">8</w:delText>
        </w:r>
      </w:del>
      <w:ins w:id="1455" w:author="Claude" w:date="2026-09-24T12:00:00Z">
        <w:r>
          <w:t xml:space="preserve">9</w:t>
        </w:r>
      </w:ins>
      <w:r>
        <w:t xml:space="preserve">]</w:t>
      </w:r>
      <w:del w:id="1456" w:author="Claude" w:date="2026-09-24T12:00:00Z">
        <w:r>
          <w:delText xml:space="preserve">;</w:delText>
        </w:r>
      </w:del>
      <w:ins w:id="1457" w:author="Claude" w:date="2026-09-24T12:00:00Z">
        <w:r>
          <w:t xml:space="preserve">.</w:t>
        </w:r>
      </w:ins>
      <w:r>
        <w:t xml:space="preserve"> </w:t>
      </w:r>
      <w:del w:id="1458" w:author="Claude" w:date="2026-09-24T12:00:00Z">
        <w:r>
          <w:delText xml:space="preserve">and</w:delText>
        </w:r>
      </w:del>
      <w:ins w:id="1459" w:author="Claude" w:date="2026-09-24T12:00:00Z">
        <w:r>
          <w:t xml:space="preserve">Moreover,</w:t>
        </w:r>
      </w:ins>
      <w:r>
        <w:t xml:space="preserve"> the same few small, </w:t>
      </w:r>
      <w:del w:id="1460" w:author="Claude" w:date="2026-09-24T12:00:00Z">
        <w:r>
          <w:delText xml:space="preserve">ageing,</w:delText>
        </w:r>
      </w:del>
      <w:ins w:id="1461" w:author="Claude" w:date="2026-09-24T12:00:00Z">
        <w:r>
          <w:t xml:space="preserve">public</w:t>
        </w:r>
      </w:ins>
      <w:r>
        <w:t xml:space="preserve"> </w:t>
      </w:r>
      <w:del w:id="1462" w:author="Claude" w:date="2026-09-24T12:00:00Z">
        <w:r>
          <w:delText xml:space="preserve">public</w:delText>
        </w:r>
      </w:del>
      <w:ins w:id="1463" w:author="Claude" w:date="2026-09-24T12:00:00Z">
        <w:r>
          <w:t xml:space="preserve">and aging</w:t>
        </w:r>
      </w:ins>
      <w:r>
        <w:t xml:space="preserve"> corpora underlie nearly every result, so pre-training contamination is acknowledged but </w:t>
      </w:r>
      <w:del w:id="1464" w:author="Claude" w:date="2026-09-24T12:00:00Z">
        <w:r>
          <w:delText xml:space="preserve">unaddressed</w:delText>
        </w:r>
      </w:del>
      <w:ins w:id="1465" w:author="Claude" w:date="2026-09-24T12:00:00Z">
        <w:r>
          <w:t xml:space="preserve">not addressed</w:t>
        </w:r>
      </w:ins>
      <w:r>
        <w:t xml:space="preserve"> [15]. These </w:t>
      </w:r>
      <w:del w:id="1466" w:author="Claude" w:date="2026-09-24T12:00:00Z">
        <w:r>
          <w:delText xml:space="preserve">three</w:delText>
        </w:r>
      </w:del>
      <w:ins w:id="1467" w:author="Claude" w:date="2026-09-24T12:00:00Z">
        <w:r>
          <w:t xml:space="preserve">gaps</w:t>
        </w:r>
      </w:ins>
      <w:r>
        <w:t xml:space="preserve"> </w:t>
      </w:r>
      <w:del w:id="1468" w:author="Claude" w:date="2026-09-24T12:00:00Z">
        <w:r>
          <w:delText xml:space="preserve">factors</w:delText>
        </w:r>
      </w:del>
      <w:ins w:id="1469" w:author="Claude" w:date="2026-09-24T12:00:00Z">
        <w:r>
          <w:t xml:space="preserve">reinforce</w:t>
        </w:r>
      </w:ins>
      <w:r>
        <w:t xml:space="preserve"> </w:t>
      </w:r>
      <w:del w:id="1470" w:author="Claude" w:date="2026-09-24T12:00:00Z">
        <w:r>
          <w:delText xml:space="preserve">compound</w:delText>
        </w:r>
      </w:del>
      <w:ins w:id="1471" w:author="Claude" w:date="2026-09-24T12:00:00Z">
        <w:r>
          <w:t xml:space="preserve">each other</w:t>
        </w:r>
      </w:ins>
      <w:r>
        <w:t xml:space="preserve">: in-domain agreement is the </w:t>
      </w:r>
      <w:del w:id="1472" w:author="Claude" w:date="2026-09-24T12:00:00Z">
        <w:r>
          <w:delText xml:space="preserve">stated</w:delText>
        </w:r>
      </w:del>
      <w:ins w:id="1473" w:author="Claude" w:date="2026-09-24T12:00:00Z">
        <w:r>
          <w:t xml:space="preserve">main</w:t>
        </w:r>
      </w:ins>
      <w:r>
        <w:t xml:space="preserve"> reason</w:t>
      </w:r>
      <w:ins w:id="1474" w:author="Claude" w:date="2026-09-24T12:00:00Z">
        <w:r>
          <w:t xml:space="preserve"> given</w:t>
        </w:r>
      </w:ins>
      <w:r>
        <w:t xml:space="preserve"> for replacing supervision with prompting, </w:t>
      </w:r>
      <w:del w:id="1475" w:author="Claude" w:date="2026-09-24T12:00:00Z">
        <w:r>
          <w:delText xml:space="preserve">and</w:delText>
        </w:r>
      </w:del>
      <w:ins w:id="1476" w:author="Claude" w:date="2026-09-24T12:00:00Z">
        <w:r>
          <w:t xml:space="preserve">yet it</w:t>
        </w:r>
      </w:ins>
      <w:r>
        <w:t xml:space="preserve"> is also what </w:t>
      </w:r>
      <w:del w:id="1477" w:author="Claude" w:date="2026-09-24T12:00:00Z">
        <w:r>
          <w:delText xml:space="preserve">corpus</w:delText>
        </w:r>
      </w:del>
      <w:ins w:id="1478" w:author="Claude" w:date="2026-09-24T12:00:00Z">
        <w:r>
          <w:t xml:space="preserve">repeated</w:t>
        </w:r>
      </w:ins>
      <w:r>
        <w:t xml:space="preserve"> </w:t>
      </w:r>
      <w:del w:id="1479" w:author="Claude" w:date="2026-09-24T12:00:00Z">
        <w:r>
          <w:delText xml:space="preserve">reuse</w:delText>
        </w:r>
      </w:del>
      <w:ins w:id="1480" w:author="Claude" w:date="2026-09-24T12:00:00Z">
        <w:r>
          <w:t xml:space="preserve">use of the same corpora</w:t>
        </w:r>
      </w:ins>
      <w:r>
        <w:t xml:space="preserve"> would produce.</w:t>
      </w:r>
    </w:p>
    <w:p w14:paraId="13B1B6AB" w14:textId="77777777" w:rsidR="006B5908" w:rsidRDefault="00000000">
      <w:pPr>
        <w:pStyle w:val="tablehead"/>
        <w:keepNext/>
        <w:numPr>
          <w:ilvl w:val="0"/>
          <w:numId w:val="0"/>
        </w:numPr>
        <w:spacing w:after="0pt"/>
      </w:pPr>
      <w:r>
        <w:t>TABLE I</w:t>
      </w:r>
    </w:p>
    <w:p w14:paraId="23B98155" w14:textId="77777777" w:rsidR="006B5908" w:rsidRDefault="00000000">
      <w:pPr>
        <w:pStyle w:val="tablehead"/>
        <w:keepNext/>
        <w:numPr>
          <w:ilvl w:val="0"/>
          <w:numId w:val="0"/>
        </w:numPr>
        <w:spacing w:after="3pt"/>
      </w:pPr>
      <w:r>
        <w:t>Evaluation dimensions covered by recent LLM studies. ✓ = yes, ✗ = no, ∼ = partly.</w:t>
      </w:r>
    </w:p>
    <w:tbl>
      <w:tblPr>
        <w:tblW w:w="241.95pt" w:type="dxa"/>
        <w:jc w:val="center"/>
        <w:tblBorders>
          <w:top w:val="single" w:sz="8" w:space="0" w:color="000000"/>
          <w:start w:val="nil"/>
          <w:bottom w:val="single" w:sz="8" w:space="0" w:color="000000"/>
          <w:end w:val="nil"/>
          <w:insideH w:val="nil"/>
          <w:insideV w:val="nil"/>
        </w:tblBorders>
        <w:tblLayout w:type="fixed"/>
        <w:tblCellMar>
          <w:start w:w="1.50pt" w:type="dxa"/>
          <w:end w:w="1.50pt" w:type="dxa"/>
        </w:tblCellMar>
        <w:tblLook w:firstRow="1" w:lastRow="0" w:firstColumn="1" w:lastColumn="0" w:noHBand="0" w:noVBand="1"/>
      </w:tblPr>
      <w:tblGrid>
        <w:gridCol w:w="1673"/>
        <w:gridCol w:w="634"/>
        <w:gridCol w:w="633"/>
        <w:gridCol w:w="633"/>
        <w:gridCol w:w="633"/>
        <w:gridCol w:w="633"/>
      </w:tblGrid>
      <w:tr w:rsidR="006B5908" w14:paraId="576F9A1A" w14:textId="77777777">
        <w:trPr>
          <w:jc w:val="center"/>
        </w:trPr>
        <w:tc>
          <w:tcPr>
            <w:tcW w:w="180pt" w:type="dxa"/>
            <w:tcBorders>
              <w:bottom w:val="single" w:sz="4" w:space="0" w:color="000000"/>
            </w:tcBorders>
          </w:tcPr>
          <w:p w14:paraId="1EA37119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b/>
                <w:sz w:val="15"/>
              </w:rPr>
              <w:t>Study</w:t>
            </w:r>
          </w:p>
        </w:tc>
        <w:tc>
          <w:tcPr>
            <w:tcW w:w="65.20pt" w:type="dxa"/>
            <w:tcBorders>
              <w:bottom w:val="single" w:sz="4" w:space="0" w:color="000000"/>
            </w:tcBorders>
          </w:tcPr>
          <w:p w14:paraId="7F36900A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5"/>
              </w:rPr>
              <w:t>Open LLMs</w:t>
            </w:r>
          </w:p>
        </w:tc>
        <w:tc>
          <w:tcPr>
            <w:tcW w:w="65.20pt" w:type="dxa"/>
            <w:tcBorders>
              <w:bottom w:val="single" w:sz="4" w:space="0" w:color="000000"/>
            </w:tcBorders>
          </w:tcPr>
          <w:p w14:paraId="6B40C62B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5"/>
              </w:rPr>
              <w:t>Comm. LLMs</w:t>
            </w:r>
          </w:p>
        </w:tc>
        <w:tc>
          <w:tcPr>
            <w:tcW w:w="65.20pt" w:type="dxa"/>
            <w:tcBorders>
              <w:bottom w:val="single" w:sz="4" w:space="0" w:color="000000"/>
            </w:tcBorders>
          </w:tcPr>
          <w:p w14:paraId="2EFF4740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5"/>
              </w:rPr>
              <w:t>Cross-project</w:t>
            </w:r>
          </w:p>
        </w:tc>
        <w:tc>
          <w:tcPr>
            <w:tcW w:w="65.20pt" w:type="dxa"/>
            <w:tcBorders>
              <w:bottom w:val="single" w:sz="4" w:space="0" w:color="000000"/>
            </w:tcBorders>
          </w:tcPr>
          <w:p w14:paraId="125D1DD2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5"/>
              </w:rPr>
              <w:t>Cross-dataset</w:t>
            </w:r>
          </w:p>
        </w:tc>
        <w:tc>
          <w:tcPr>
            <w:tcW w:w="65.20pt" w:type="dxa"/>
            <w:tcBorders>
              <w:bottom w:val="single" w:sz="4" w:space="0" w:color="000000"/>
            </w:tcBorders>
          </w:tcPr>
          <w:p w14:paraId="194DC447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5"/>
              </w:rPr>
              <w:t>Cost</w:t>
            </w:r>
          </w:p>
        </w:tc>
      </w:tr>
      <w:tr w:rsidR="006B5908" w14:paraId="36517B36" w14:textId="77777777">
        <w:trPr>
          <w:jc w:val="center"/>
        </w:trPr>
        <w:tc>
          <w:tcPr>
            <w:tcW w:w="180pt" w:type="dxa"/>
          </w:tcPr>
          <w:p w14:paraId="6F77CE21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El-Hajjami et al. [5]</w:t>
            </w:r>
          </w:p>
        </w:tc>
        <w:tc>
          <w:tcPr>
            <w:tcW w:w="65.20pt" w:type="dxa"/>
          </w:tcPr>
          <w:p w14:paraId="622BBD66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430DE42C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✓</w:t>
            </w:r>
          </w:p>
        </w:tc>
        <w:tc>
          <w:tcPr>
            <w:tcW w:w="65.20pt" w:type="dxa"/>
          </w:tcPr>
          <w:p w14:paraId="06F737F7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552AB940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6311A0C4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</w:tr>
      <w:tr w:rsidR="006B5908" w14:paraId="6C23BC9C" w14:textId="77777777">
        <w:trPr>
          <w:jc w:val="center"/>
        </w:trPr>
        <w:tc>
          <w:tcPr>
            <w:tcW w:w="180pt" w:type="dxa"/>
          </w:tcPr>
          <w:p w14:paraId="6EF091B1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Binkhonain &amp; Alfayez [7]</w:t>
            </w:r>
          </w:p>
        </w:tc>
        <w:tc>
          <w:tcPr>
            <w:tcW w:w="65.20pt" w:type="dxa"/>
          </w:tcPr>
          <w:p w14:paraId="1E1233A8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✓</w:t>
            </w:r>
          </w:p>
        </w:tc>
        <w:tc>
          <w:tcPr>
            <w:tcW w:w="65.20pt" w:type="dxa"/>
          </w:tcPr>
          <w:p w14:paraId="3B546D5A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✓</w:t>
            </w:r>
          </w:p>
        </w:tc>
        <w:tc>
          <w:tcPr>
            <w:tcW w:w="65.20pt" w:type="dxa"/>
          </w:tcPr>
          <w:p w14:paraId="30F3EDD0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18F70F6B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591740F4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</w:tr>
      <w:tr w:rsidR="006B5908" w14:paraId="1FCA95E4" w14:textId="77777777">
        <w:trPr>
          <w:jc w:val="center"/>
        </w:trPr>
        <w:tc>
          <w:tcPr>
            <w:tcW w:w="180pt" w:type="dxa"/>
          </w:tcPr>
          <w:p w14:paraId="3207A30F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Alhoshan et al. [9]</w:t>
            </w:r>
          </w:p>
        </w:tc>
        <w:tc>
          <w:tcPr>
            <w:tcW w:w="65.20pt" w:type="dxa"/>
          </w:tcPr>
          <w:p w14:paraId="6A074FFC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✓</w:t>
            </w:r>
          </w:p>
        </w:tc>
        <w:tc>
          <w:tcPr>
            <w:tcW w:w="65.20pt" w:type="dxa"/>
          </w:tcPr>
          <w:p w14:paraId="35947913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1BF5916A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36D85C3C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255743A3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</w:tr>
      <w:tr w:rsidR="006B5908" w14:paraId="4BA8D5F0" w14:textId="77777777">
        <w:trPr>
          <w:jc w:val="center"/>
        </w:trPr>
        <w:tc>
          <w:tcPr>
            <w:tcW w:w="180pt" w:type="dxa"/>
          </w:tcPr>
          <w:p w14:paraId="39E4FEDB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Tang et al. [8]</w:t>
            </w:r>
          </w:p>
        </w:tc>
        <w:tc>
          <w:tcPr>
            <w:tcW w:w="65.20pt" w:type="dxa"/>
          </w:tcPr>
          <w:p w14:paraId="2111E5C9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✓</w:t>
            </w:r>
          </w:p>
        </w:tc>
        <w:tc>
          <w:tcPr>
            <w:tcW w:w="65.20pt" w:type="dxa"/>
          </w:tcPr>
          <w:p w14:paraId="46A91BC6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✓</w:t>
            </w:r>
          </w:p>
        </w:tc>
        <w:tc>
          <w:tcPr>
            <w:tcW w:w="65.20pt" w:type="dxa"/>
          </w:tcPr>
          <w:p w14:paraId="609B46E8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3FFC132A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447806C7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</w:tr>
      <w:tr w:rsidR="006B5908" w14:paraId="41ACBC94" w14:textId="77777777">
        <w:trPr>
          <w:jc w:val="center"/>
        </w:trPr>
        <w:tc>
          <w:tcPr>
            <w:tcW w:w="180pt" w:type="dxa"/>
          </w:tcPr>
          <w:p w14:paraId="27242344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Peer et al. [11]</w:t>
            </w:r>
          </w:p>
        </w:tc>
        <w:tc>
          <w:tcPr>
            <w:tcW w:w="65.20pt" w:type="dxa"/>
          </w:tcPr>
          <w:p w14:paraId="3069C1B1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643882E8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✓</w:t>
            </w:r>
          </w:p>
        </w:tc>
        <w:tc>
          <w:tcPr>
            <w:tcW w:w="65.20pt" w:type="dxa"/>
          </w:tcPr>
          <w:p w14:paraId="6702F5CA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779C3BB8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3FABECEB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∼</w:t>
            </w:r>
          </w:p>
        </w:tc>
      </w:tr>
      <w:tr w:rsidR="006B5908" w14:paraId="7849B47D" w14:textId="77777777">
        <w:trPr>
          <w:jc w:val="center"/>
        </w:trPr>
        <w:tc>
          <w:tcPr>
            <w:tcW w:w="180pt" w:type="dxa"/>
          </w:tcPr>
          <w:p w14:paraId="1ACB3F01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Vasudevan et al. [12]</w:t>
            </w:r>
          </w:p>
        </w:tc>
        <w:tc>
          <w:tcPr>
            <w:tcW w:w="65.20pt" w:type="dxa"/>
          </w:tcPr>
          <w:p w14:paraId="023CB68D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6E33E0A3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✓</w:t>
            </w:r>
          </w:p>
        </w:tc>
        <w:tc>
          <w:tcPr>
            <w:tcW w:w="65.20pt" w:type="dxa"/>
          </w:tcPr>
          <w:p w14:paraId="573DCDDE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790FA9C4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68F0C886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✗</w:t>
            </w:r>
          </w:p>
        </w:tc>
      </w:tr>
      <w:tr w:rsidR="006B5908" w14:paraId="56374872" w14:textId="77777777">
        <w:trPr>
          <w:jc w:val="center"/>
        </w:trPr>
        <w:tc>
          <w:tcPr>
            <w:tcW w:w="180pt" w:type="dxa"/>
          </w:tcPr>
          <w:p w14:paraId="3E9E0A42" w14:textId="77777777" w:rsidR="006B5908" w:rsidRDefault="00000000">
            <w:pPr>
              <w:spacing w:before="0.50pt" w:after="0.50pt"/>
              <w:jc w:val="start"/>
            </w:pPr>
            <w:r>
              <w:rPr>
                <w:sz w:val="15"/>
              </w:rPr>
              <w:t>Chaudhary et al. [13]</w:t>
            </w:r>
          </w:p>
        </w:tc>
        <w:tc>
          <w:tcPr>
            <w:tcW w:w="65.20pt" w:type="dxa"/>
          </w:tcPr>
          <w:p w14:paraId="4FFC60B7" w14:textId="77777777" w:rsidR="006B5908" w:rsidRDefault="00000000">
            <w:pPr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2017250C" w14:textId="77777777" w:rsidR="006B5908" w:rsidRDefault="00000000">
            <w:pPr>
              <w:spacing w:before="0.50pt" w:after="0.50pt"/>
            </w:pPr>
            <w:r>
              <w:rPr>
                <w:sz w:val="15"/>
              </w:rPr>
              <w:t>✓</w:t>
            </w:r>
          </w:p>
        </w:tc>
        <w:tc>
          <w:tcPr>
            <w:tcW w:w="65.20pt" w:type="dxa"/>
          </w:tcPr>
          <w:p w14:paraId="32F50BA9" w14:textId="77777777" w:rsidR="006B5908" w:rsidRDefault="00000000">
            <w:pPr>
              <w:spacing w:before="0.50pt" w:after="0.50pt"/>
            </w:pPr>
            <w:r>
              <w:rPr>
                <w:sz w:val="15"/>
              </w:rPr>
              <w:t>✗</w:t>
            </w:r>
          </w:p>
        </w:tc>
        <w:tc>
          <w:tcPr>
            <w:tcW w:w="65.20pt" w:type="dxa"/>
          </w:tcPr>
          <w:p w14:paraId="7DCD251D" w14:textId="77777777" w:rsidR="006B5908" w:rsidRDefault="00000000">
            <w:pPr>
              <w:spacing w:before="0.50pt" w:after="0.50pt"/>
            </w:pPr>
            <w:r>
              <w:rPr>
                <w:sz w:val="15"/>
              </w:rPr>
              <w:t>∼</w:t>
            </w:r>
          </w:p>
        </w:tc>
        <w:tc>
          <w:tcPr>
            <w:tcW w:w="65.20pt" w:type="dxa"/>
          </w:tcPr>
          <w:p w14:paraId="4215B7C1" w14:textId="77777777" w:rsidR="006B5908" w:rsidRDefault="00000000">
            <w:pPr>
              <w:spacing w:before="0.50pt" w:after="0.50pt"/>
            </w:pPr>
            <w:r>
              <w:rPr>
                <w:sz w:val="15"/>
              </w:rPr>
              <w:t>✗</w:t>
            </w:r>
          </w:p>
        </w:tc>
      </w:tr>
    </w:tbl>
    <w:p w14:paraId="21E31562" w14:textId="77777777" w:rsidR="006B5908" w:rsidRDefault="006B5908">
      <w:pPr>
        <w:pStyle w:val="BodyText"/>
        <w:spacing w:after="2pt"/>
      </w:pPr>
    </w:p>
    <w:p w14:paraId="1FB80D85" w14:textId="77777777" w:rsidR="006B5908" w:rsidRDefault="00000000">
      <w:pPr>
        <w:pStyle w:val="Heading1"/>
      </w:pPr>
      <w:r>
        <w:t>Study Design</w:t>
      </w:r>
    </w:p>
    <w:p>
      <w:pPr>
        <w:pStyle w:val="BodyText"/>
        <w:rPr>
          <w:ins w:id="1574" w:author="Claude" w:date="2026-09-24T12:00:00Z"/>
        </w:rPr>
      </w:pPr>
      <w:r>
        <w:t xml:space="preserve">The study is a controlled experiment </w:t>
      </w:r>
      <w:del w:id="1481" w:author="Claude" w:date="2026-09-24T12:00:00Z">
        <w:r>
          <w:delText xml:space="preserve">where</w:delText>
        </w:r>
      </w:del>
      <w:ins w:id="1482" w:author="Claude" w:date="2026-09-24T12:00:00Z">
        <w:r>
          <w:t xml:space="preserve">in which</w:t>
        </w:r>
      </w:ins>
      <w:r>
        <w:t xml:space="preserve"> twelve model configurations classify the same requirements, </w:t>
      </w:r>
      <w:del w:id="1483" w:author="Claude" w:date="2026-09-24T12:00:00Z">
        <w:r>
          <w:delText xml:space="preserve">under</w:delText>
        </w:r>
      </w:del>
      <w:ins w:id="1484" w:author="Claude" w:date="2026-09-24T12:00:00Z">
        <w:r>
          <w:t xml:space="preserve">on</w:t>
        </w:r>
      </w:ins>
      <w:r>
        <w:t xml:space="preserve"> the same tasks</w:t>
      </w:r>
      <w:del w:id="1485" w:author="Claude" w:date="2026-09-24T12:00:00Z">
        <w:r>
          <w:delText xml:space="preserve">,</w:delText>
        </w:r>
      </w:del>
      <w:r>
        <w:t xml:space="preserve"> </w:t>
      </w:r>
      <w:del w:id="1486" w:author="Claude" w:date="2026-09-24T12:00:00Z">
        <w:r>
          <w:delText xml:space="preserve">against the same</w:delText>
        </w:r>
      </w:del>
      <w:ins w:id="1487" w:author="Claude" w:date="2026-09-24T12:00:00Z">
        <w:r>
          <w:t xml:space="preserve">and</w:t>
        </w:r>
      </w:ins>
      <w:r>
        <w:t xml:space="preserve"> frozen splits, and are scored </w:t>
      </w:r>
      <w:del w:id="1488" w:author="Claude" w:date="2026-09-24T12:00:00Z">
        <w:r>
          <w:delText xml:space="preserve">by</w:delText>
        </w:r>
      </w:del>
      <w:ins w:id="1489" w:author="Claude" w:date="2026-09-24T12:00:00Z">
        <w:r>
          <w:t xml:space="preserve">with</w:t>
        </w:r>
      </w:ins>
      <w:r>
        <w:t xml:space="preserve"> one strict rule, so</w:t>
      </w:r>
      <w:del w:id="1490" w:author="Claude" w:date="2026-09-24T12:00:00Z">
        <w:r>
          <w:delText xml:space="preserve"> that</w:delText>
        </w:r>
      </w:del>
      <w:r>
        <w:t xml:space="preserve"> every comparison we report is paired on identical items.</w:t>
      </w:r>
      <w:del w:id="1491" w:author="Claude" w:date="2026-09-24T12:00:00Z">
        <w:r>
          <w:delText xml:space="preserve">  Figure</w:delText>
        </w:r>
      </w:del>
      <w:ins w:id="1492" w:author="Claude" w:date="2026-09-24T12:00:00Z">
        <w:r>
          <w:t xml:space="preserve"> Fig.</w:t>
        </w:r>
      </w:ins>
      <w:r>
        <w:t xml:space="preserve"> 1 </w:t>
      </w:r>
      <w:del w:id="1493" w:author="Claude" w:date="2026-09-24T12:00:00Z">
        <w:r>
          <w:delText xml:space="preserve">illustrates</w:delText>
        </w:r>
      </w:del>
      <w:ins w:id="1494" w:author="Claude" w:date="2026-09-24T12:00:00Z">
        <w:r>
          <w:t xml:space="preserve">shows</w:t>
        </w:r>
      </w:ins>
      <w:r>
        <w:t xml:space="preserve"> the </w:t>
      </w:r>
      <w:del w:id="1495" w:author="Claude" w:date="2026-09-24T12:00:00Z">
        <w:r>
          <w:delText xml:space="preserve">study</w:delText>
        </w:r>
      </w:del>
      <w:ins w:id="1496" w:author="Claude" w:date="2026-09-24T12:00:00Z">
        <w:r>
          <w:t xml:space="preserve">workflow.</w:t>
        </w:r>
      </w:ins>
      <w:r>
        <w:t xml:space="preserve"> </w:t>
      </w:r>
      <w:del w:id="1497" w:author="Claude" w:date="2026-09-24T12:00:00Z">
        <w:r>
          <w:delText xml:space="preserve">workflow</w:delText>
        </w:r>
      </w:del>
      <w:ins w:id="1498" w:author="Claude" w:date="2026-09-24T12:00:00Z">
        <w:r>
          <w:t xml:space="preserve">The factor we vary is the distance between training and test data</w:t>
        </w:r>
      </w:ins>
      <w:r>
        <w:t xml:space="preserve">, </w:t>
      </w:r>
      <w:del w:id="1499" w:author="Claude" w:date="2026-09-24T12:00:00Z">
        <w:r>
          <w:delText xml:space="preserve">detailed</w:delText>
        </w:r>
      </w:del>
      <w:ins w:id="1500" w:author="Claude" w:date="2026-09-24T12:00:00Z">
        <w:r>
          <w:t xml:space="preserve">at</w:t>
        </w:r>
      </w:ins>
      <w:r>
        <w:t xml:space="preserve"> </w:t>
      </w:r>
      <w:del w:id="1501" w:author="Claude" w:date="2026-09-24T12:00:00Z">
        <w:r>
          <w:delText xml:space="preserve">steps</w:delText>
        </w:r>
      </w:del>
      <w:ins w:id="1502" w:author="Claude" w:date="2026-09-24T12:00:00Z">
        <w:r>
          <w:t xml:space="preserve">three</w:t>
        </w:r>
      </w:ins>
      <w:r>
        <w:t xml:space="preserve"> </w:t>
      </w:r>
      <w:del w:id="1503" w:author="Claude" w:date="2026-09-24T12:00:00Z">
        <w:r>
          <w:delText xml:space="preserve">are</w:delText>
        </w:r>
      </w:del>
      <w:ins w:id="1504" w:author="Claude" w:date="2026-09-24T12:00:00Z">
        <w:r>
          <w:t xml:space="preserve">levels:</w:t>
        </w:r>
      </w:ins>
      <w:r>
        <w:t xml:space="preserve"> </w:t>
      </w:r>
      <w:del w:id="1505" w:author="Claude" w:date="2026-09-24T12:00:00Z">
        <w:r>
          <w:delText xml:space="preserve">mentioned</w:delText>
        </w:r>
      </w:del>
      <w:ins w:id="1506" w:author="Claude" w:date="2026-09-24T12:00:00Z">
        <w:r>
          <w:t xml:space="preserve">in-domain</w:t>
        </w:r>
      </w:ins>
      <w:r>
        <w:t xml:space="preserve"> </w:t>
      </w:r>
      <w:del w:id="1507" w:author="Claude" w:date="2026-09-24T12:00:00Z">
        <w:r>
          <w:delText xml:space="preserve">below</w:delText>
        </w:r>
      </w:del>
      <w:ins w:id="1508" w:author="Claude" w:date="2026-09-24T12:00:00Z">
        <w:r>
          <w:t xml:space="preserve">(training and test items from the same corpus), cross-project (test projects unseen during training), and cross-dataset (training on one corpus and testing on the other)</w:t>
        </w:r>
      </w:ins>
      <w:r>
        <w:t xml:space="preserve">.</w:t>
      </w:r>
      <w:del w:id="1509" w:author="Claude" w:date="2026-09-24T12:00:00Z">
        <w:r>
          <w:delText xml:space="preserve"> </w:delText>
        </w:r>
      </w:del>
    </w:p>
    <w:p w14:paraId="4DE6A2CD" w14:textId="3220FAF7" w:rsidR="006B5908" w:rsidRDefault="00AC72E1" w:rsidP="00AA4B85">
      <w:pPr>
        <w:pStyle w:val="BodyText"/>
      </w:pPr>
      <w:r>
        <w:rPr>
          <w:b/>
        </w:rPr>
        <w:t xml:space="preserve">Data preparation.</w:t>
      </w:r>
      <w:r>
        <w:t xml:space="preserve"> </w:t>
      </w:r>
      <w:del w:id="1510" w:author="Claude" w:date="2026-09-24T12:00:00Z">
        <w:r>
          <w:rPr>
            <w:lang w:val="en-US"/>
          </w:rPr>
          <w:delText xml:space="preserve">The</w:delText>
        </w:r>
      </w:del>
      <w:ins w:id="1511" w:author="Claude" w:date="2026-09-24T12:00:00Z">
        <w:r>
          <w:rPr>
            <w:lang w:val="en-US"/>
          </w:rPr>
          <w:t xml:space="preserve">We</w:t>
        </w:r>
      </w:ins>
      <w:r>
        <w:rPr>
          <w:lang w:val="en-US"/>
        </w:rPr>
        <w:t xml:space="preserve"> </w:t>
      </w:r>
      <w:del w:id="1512" w:author="Claude" w:date="2026-09-24T12:00:00Z">
        <w:r>
          <w:rPr>
            <w:lang w:val="en-US"/>
          </w:rPr>
          <w:delText xml:space="preserve">study considers three levels of distance between the training and test data as shown in figure 1.  Namely, in-domain, where both training and test instances are drawn from the same corpus; cross-project, where the model is tested on projects that were not seen during training; and cross-dataset, where the model is trained on one corpus and evaluated on a different corpus. Furthermore, t</w:delText>
        </w:r>
        <w:r>
          <w:delText xml:space="preserve">he dataset is made up using</w:delText>
        </w:r>
      </w:del>
      <w:ins w:id="1513" w:author="Claude" w:date="2026-09-24T12:00:00Z">
        <w:r>
          <w:rPr>
            <w:lang w:val="en-US"/>
          </w:rPr>
          <w:t xml:space="preserve">use</w:t>
        </w:r>
      </w:ins>
      <w:r>
        <w:t xml:space="preserve"> two existing datasets. PROMISE_exp [16] contributes 969 requirements from 47 projects, labeled FR/NFR and, </w:t>
      </w:r>
      <w:del w:id="1514" w:author="Claude" w:date="2026-09-24T12:00:00Z">
        <w:r>
          <w:delText xml:space="preserve">when</w:delText>
        </w:r>
      </w:del>
      <w:ins w:id="1515" w:author="Claude" w:date="2026-09-24T12:00:00Z">
        <w:r>
          <w:t xml:space="preserve">for</w:t>
        </w:r>
      </w:ins>
      <w:r>
        <w:t xml:space="preserve"> </w:t>
      </w:r>
      <w:del w:id="1516" w:author="Claude" w:date="2026-09-24T12:00:00Z">
        <w:r>
          <w:delText xml:space="preserve">NFR</w:delText>
        </w:r>
      </w:del>
      <w:ins w:id="1517" w:author="Claude" w:date="2026-09-24T12:00:00Z">
        <w:r>
          <w:t xml:space="preserve">NFRs</w:t>
        </w:r>
      </w:ins>
      <w:r>
        <w:t xml:space="preserve">, with one of eleven quality sub-types. SecReq [17] contributes 510 sentences from three industrial security specifications, labeled security-relevant or not. </w:t>
      </w:r>
      <w:del w:id="1518" w:author="Claude" w:date="2026-09-24T12:00:00Z">
        <w:r>
          <w:delText xml:space="preserve">Texts are</w:delText>
        </w:r>
      </w:del>
      <w:ins w:id="1519" w:author="Claude" w:date="2026-09-24T12:00:00Z">
        <w:r>
          <w:t xml:space="preserve">We</w:t>
        </w:r>
      </w:ins>
      <w:r>
        <w:t xml:space="preserve"> normalized</w:t>
      </w:r>
      <w:ins w:id="1520" w:author="Claude" w:date="2026-09-24T12:00:00Z">
        <w:r>
          <w:t xml:space="preserve"> the texts</w:t>
        </w:r>
      </w:ins>
      <w:r>
        <w:t xml:space="preserve">,</w:t>
      </w:r>
      <w:ins w:id="1521" w:author="Claude" w:date="2026-09-24T12:00:00Z">
        <w:r>
          <w:t xml:space="preserve"> mapped</w:t>
        </w:r>
      </w:ins>
      <w:r>
        <w:t xml:space="preserve"> both label vocabularies</w:t>
      </w:r>
      <w:del w:id="1522" w:author="Claude" w:date="2026-09-24T12:00:00Z">
        <w:r>
          <w:delText xml:space="preserve"> mapped</w:delText>
        </w:r>
      </w:del>
      <w:r>
        <w:t xml:space="preserve"> onto one, and </w:t>
      </w:r>
      <w:ins w:id="1523" w:author="Claude" w:date="2026-09-24T12:00:00Z">
        <w:r>
          <w:t xml:space="preserve">removed </w:t>
        </w:r>
      </w:ins>
      <w:r>
        <w:t xml:space="preserve">exact duplicates</w:t>
      </w:r>
      <w:ins w:id="1524" w:author="Claude" w:date="2026-09-24T12:00:00Z">
        <w:r>
          <w:t xml:space="preserve">:</w:t>
        </w:r>
      </w:ins>
      <w:r>
        <w:t xml:space="preserve"> </w:t>
      </w:r>
      <w:del w:id="1525" w:author="Claude" w:date="2026-09-24T12:00:00Z">
        <w:r>
          <w:delText xml:space="preserve">removed,</w:delText>
        </w:r>
      </w:del>
      <w:ins w:id="1526" w:author="Claude" w:date="2026-09-24T12:00:00Z">
        <w:r>
          <w:t xml:space="preserve">67</w:t>
        </w:r>
      </w:ins>
      <w:r>
        <w:t xml:space="preserve"> of</w:t>
      </w:r>
      <w:ins w:id="1527" w:author="Claude" w:date="2026-09-24T12:00:00Z">
        <w:r>
          <w:t xml:space="preserve"> the</w:t>
        </w:r>
      </w:ins>
      <w:r>
        <w:t xml:space="preserve"> 1,479 rows </w:t>
      </w:r>
      <w:del w:id="1528" w:author="Claude" w:date="2026-09-24T12:00:00Z">
        <w:r>
          <w:delText xml:space="preserve">67 </w:delText>
        </w:r>
      </w:del>
      <w:r>
        <w:t xml:space="preserve">were </w:t>
      </w:r>
      <w:del w:id="1529" w:author="Claude" w:date="2026-09-24T12:00:00Z">
        <w:r>
          <w:delText xml:space="preserve">identified</w:delText>
        </w:r>
      </w:del>
      <w:ins w:id="1530" w:author="Claude" w:date="2026-09-24T12:00:00Z">
        <w:r>
          <w:t xml:space="preserve">duplicates,</w:t>
        </w:r>
      </w:ins>
      <w:r>
        <w:t xml:space="preserve"> </w:t>
      </w:r>
      <w:del w:id="1531" w:author="Claude" w:date="2026-09-24T12:00:00Z">
        <w:r>
          <w:delText xml:space="preserve">as</w:delText>
        </w:r>
      </w:del>
      <w:ins w:id="1532" w:author="Claude" w:date="2026-09-24T12:00:00Z">
        <w:r>
          <w:t xml:space="preserve">which</w:t>
        </w:r>
      </w:ins>
      <w:r>
        <w:t xml:space="preserve"> </w:t>
      </w:r>
      <w:del w:id="1533" w:author="Claude" w:date="2026-09-24T12:00:00Z">
        <w:r>
          <w:delText xml:space="preserve">duplicates thus leaving a total of</w:delText>
        </w:r>
      </w:del>
      <w:ins w:id="1534" w:author="Claude" w:date="2026-09-24T12:00:00Z">
        <w:r>
          <w:t xml:space="preserve">leaves</w:t>
        </w:r>
      </w:ins>
      <w:r>
        <w:t xml:space="preserve"> 1,412 requirements. All splits </w:t>
      </w:r>
      <w:del w:id="1535" w:author="Claude" w:date="2026-09-24T12:00:00Z">
        <w:r>
          <w:delText xml:space="preserve">are</w:delText>
        </w:r>
      </w:del>
      <w:ins w:id="1536" w:author="Claude" w:date="2026-09-24T12:00:00Z">
        <w:r>
          <w:t xml:space="preserve">were</w:t>
        </w:r>
      </w:ins>
      <w:r>
        <w:t xml:space="preserve"> drawn once </w:t>
      </w:r>
      <w:del w:id="1537" w:author="Claude" w:date="2026-09-24T12:00:00Z">
        <w:r>
          <w:delText xml:space="preserve">under</w:delText>
        </w:r>
      </w:del>
      <w:ins w:id="1538" w:author="Claude" w:date="2026-09-24T12:00:00Z">
        <w:r>
          <w:t xml:space="preserve">with</w:t>
        </w:r>
      </w:ins>
      <w:r>
        <w:t xml:space="preserve"> a fixed seed and stored, so fold membership is </w:t>
      </w:r>
      <w:del w:id="1539" w:author="Claude" w:date="2026-09-24T12:00:00Z">
        <w:r>
          <w:delText xml:space="preserve">constant</w:delText>
        </w:r>
      </w:del>
      <w:ins w:id="1540" w:author="Claude" w:date="2026-09-24T12:00:00Z">
        <w:r>
          <w:t xml:space="preserve">the</w:t>
        </w:r>
      </w:ins>
      <w:r>
        <w:t xml:space="preserve"> </w:t>
      </w:r>
      <w:del w:id="1541" w:author="Claude" w:date="2026-09-24T12:00:00Z">
        <w:r>
          <w:delText xml:space="preserve">across</w:delText>
        </w:r>
      </w:del>
      <w:ins w:id="1542" w:author="Claude" w:date="2026-09-24T12:00:00Z">
        <w:r>
          <w:t xml:space="preserve">same</w:t>
        </w:r>
      </w:ins>
      <w:r>
        <w:t xml:space="preserve"> </w:t>
      </w:r>
      <w:del w:id="1543" w:author="Claude" w:date="2026-09-24T12:00:00Z">
        <w:r>
          <w:delText xml:space="preserve">runs</w:delText>
        </w:r>
      </w:del>
      <w:ins w:id="1544" w:author="Claude" w:date="2026-09-24T12:00:00Z">
        <w:r>
          <w:t xml:space="preserve">in every run</w:t>
        </w:r>
      </w:ins>
      <w:r>
        <w:t xml:space="preserve">. Two properties </w:t>
      </w:r>
      <w:del w:id="1545" w:author="Claude" w:date="2026-09-24T12:00:00Z">
        <w:r>
          <w:delText xml:space="preserve">drive</w:delText>
        </w:r>
      </w:del>
      <w:ins w:id="1546" w:author="Claude" w:date="2026-09-24T12:00:00Z">
        <w:r>
          <w:t xml:space="preserve">of the corpora shape</w:t>
        </w:r>
      </w:ins>
      <w:r>
        <w:t xml:space="preserve"> the design. </w:t>
      </w:r>
      <w:del w:id="1547" w:author="Claude" w:date="2026-09-24T12:00:00Z">
        <w:r>
          <w:delText xml:space="preserve">Security</w:delText>
        </w:r>
      </w:del>
      <w:ins w:id="1548" w:author="Claude" w:date="2026-09-24T12:00:00Z">
        <w:r>
          <w:t xml:space="preserve">First, security</w:t>
        </w:r>
      </w:ins>
      <w:r>
        <w:t xml:space="preserve"> prevalence is 12.9% in PROMISE_exp and 39.9% in SecReq, a three-fold difference. </w:t>
      </w:r>
      <w:del w:id="1549" w:author="Claude" w:date="2026-09-24T12:00:00Z">
        <w:r>
          <w:delText xml:space="preserve">The</w:delText>
        </w:r>
      </w:del>
      <w:ins w:id="1550" w:author="Claude" w:date="2026-09-24T12:00:00Z">
        <w:r>
          <w:t xml:space="preserve">Second, the security</w:t>
        </w:r>
      </w:ins>
      <w:r>
        <w:t xml:space="preserve"> label is </w:t>
      </w:r>
      <w:del w:id="1551" w:author="Claude" w:date="2026-09-24T12:00:00Z">
        <w:r>
          <w:delText xml:space="preserve">also </w:delText>
        </w:r>
      </w:del>
      <w:r>
        <w:t xml:space="preserve">defined differently</w:t>
      </w:r>
      <w:del w:id="1552" w:author="Claude" w:date="2026-09-24T12:00:00Z">
        <w:r>
          <w:delText xml:space="preserve">:</w:delText>
        </w:r>
      </w:del>
      <w:ins w:id="1553" w:author="Claude" w:date="2026-09-24T12:00:00Z">
        <w:r>
          <w:t xml:space="preserve">.</w:t>
        </w:r>
      </w:ins>
      <w:r>
        <w:t xml:space="preserve"> In PROMISE_exp, security is</w:t>
      </w:r>
      <w:del w:id="1554" w:author="Claude" w:date="2026-09-24T12:00:00Z">
        <w:r>
          <w:delText xml:space="preserve"> defined as</w:delText>
        </w:r>
      </w:del>
      <w:r>
        <w:t xml:space="preserve"> one of eleven NFR sub-types, whereas SecReq </w:t>
      </w:r>
      <w:del w:id="1555" w:author="Claude" w:date="2026-09-24T12:00:00Z">
        <w:r>
          <w:delText xml:space="preserve">labels</w:delText>
        </w:r>
      </w:del>
      <w:ins w:id="1556" w:author="Claude" w:date="2026-09-24T12:00:00Z">
        <w:r>
          <w:t xml:space="preserve">marks</w:t>
        </w:r>
      </w:ins>
      <w:r>
        <w:t xml:space="preserve"> </w:t>
      </w:r>
      <w:del w:id="1557" w:author="Claude" w:date="2026-09-24T12:00:00Z">
        <w:r>
          <w:delText xml:space="preserve">each</w:delText>
        </w:r>
      </w:del>
      <w:ins w:id="1558" w:author="Claude" w:date="2026-09-24T12:00:00Z">
        <w:r>
          <w:t xml:space="preserve">any</w:t>
        </w:r>
      </w:ins>
      <w:r>
        <w:t xml:space="preserve"> sentence </w:t>
      </w:r>
      <w:del w:id="1559" w:author="Claude" w:date="2026-09-24T12:00:00Z">
        <w:r>
          <w:delText xml:space="preserve">by whether it</w:delText>
        </w:r>
      </w:del>
      <w:ins w:id="1560" w:author="Claude" w:date="2026-09-24T12:00:00Z">
        <w:r>
          <w:t xml:space="preserve">that</w:t>
        </w:r>
      </w:ins>
      <w:r>
        <w:t xml:space="preserve"> raises a security concern </w:t>
      </w:r>
      <w:del w:id="1561" w:author="Claude" w:date="2026-09-24T12:00:00Z">
        <w:r>
          <w:delText xml:space="preserve">without</w:delText>
        </w:r>
      </w:del>
      <w:ins w:id="1562" w:author="Claude" w:date="2026-09-24T12:00:00Z">
        <w:r>
          <w:t xml:space="preserve">and</w:t>
        </w:r>
      </w:ins>
      <w:r>
        <w:t xml:space="preserve"> </w:t>
      </w:r>
      <w:del w:id="1563" w:author="Claude" w:date="2026-09-24T12:00:00Z">
        <w:r>
          <w:delText xml:space="preserve">assigning</w:delText>
        </w:r>
      </w:del>
      <w:ins w:id="1564" w:author="Claude" w:date="2026-09-24T12:00:00Z">
        <w:r>
          <w:t xml:space="preserve">assigns no</w:t>
        </w:r>
      </w:ins>
      <w:r>
        <w:t xml:space="preserve"> FR/NFR </w:t>
      </w:r>
      <w:del w:id="1565" w:author="Claude" w:date="2026-09-24T12:00:00Z">
        <w:r>
          <w:delText xml:space="preserve">categories</w:delText>
        </w:r>
      </w:del>
      <w:ins w:id="1566" w:author="Claude" w:date="2026-09-24T12:00:00Z">
        <w:r>
          <w:t xml:space="preserve">category</w:t>
        </w:r>
      </w:ins>
      <w:r>
        <w:t xml:space="preserve">. Because binary security classification is the only </w:t>
      </w:r>
      <w:del w:id="1567" w:author="Claude" w:date="2026-09-24T12:00:00Z">
        <w:r>
          <w:delText xml:space="preserve">directly aligned </w:delText>
        </w:r>
      </w:del>
      <w:r>
        <w:t xml:space="preserve">target</w:t>
      </w:r>
      <w:del w:id="1568" w:author="Claude" w:date="2026-09-24T12:00:00Z">
        <w:r>
          <w:delText xml:space="preserve"> across</w:delText>
        </w:r>
      </w:del>
      <w:r>
        <w:t xml:space="preserve"> the two corpora</w:t>
      </w:r>
      <w:ins w:id="1569" w:author="Claude" w:date="2026-09-24T12:00:00Z">
        <w:r>
          <w:t xml:space="preserve"> share</w:t>
        </w:r>
      </w:ins>
      <w:r>
        <w:t xml:space="preserve">, all cross-dataset</w:t>
      </w:r>
      <w:del w:id="1570" w:author="Claude" w:date="2026-09-24T12:00:00Z">
        <w:r>
          <w:rPr>
            <w:rFonts w:hint="cs"/>
            <w:rtl/>
          </w:rPr>
          <w:delText xml:space="preserve"> </w:delText>
        </w:r>
        <w:r>
          <w:delText xml:space="preserve"> </w:delText>
        </w:r>
      </w:del>
      <w:ins w:id="1571" w:author="Claude" w:date="2026-09-24T12:00:00Z">
        <w:r>
          <w:t xml:space="preserve"> </w:t>
        </w:r>
      </w:ins>
      <w:r>
        <w:t xml:space="preserve">evaluations </w:t>
      </w:r>
      <w:del w:id="1572" w:author="Claude" w:date="2026-09-24T12:00:00Z">
        <w:r>
          <w:delText xml:space="preserve">in this work are restricted to</w:delText>
        </w:r>
      </w:del>
      <w:ins w:id="1573" w:author="Claude" w:date="2026-09-24T12:00:00Z">
        <w:r>
          <w:t xml:space="preserve">use</w:t>
        </w:r>
      </w:ins>
      <w:r>
        <w:t xml:space="preserve"> the security task.</w:t>
      </w:r>
    </w:p>
    <w:p w14:paraId="2400699E" w14:textId="592351FE" w:rsidR="006B5908" w:rsidRDefault="00000000" w:rsidP="001C4C9D">
      <w:pPr>
        <w:pStyle w:val="BodyText"/>
      </w:pPr>
      <w:r>
        <w:rPr>
          <w:b/>
        </w:rPr>
        <w:t xml:space="preserve">Tasks and label sets.</w:t>
      </w:r>
      <w:r>
        <w:rPr>
          <w:b w:val="0"/>
          <w:rPrChange w:id="1575" w:author="Claude" w:date="2026-09-24T12:00:00Z">
            <w:rPr>
              <w:b/>
            </w:rPr>
          </w:rPrChange>
        </w:rPr>
        <w:t xml:space="preserve"> </w:t>
      </w:r>
      <w:r>
        <w:t xml:space="preserve">FR/NFR uses the </w:t>
      </w:r>
      <w:del w:id="1576" w:author="Claude" w:date="2026-09-24T12:00:00Z">
        <w:r>
          <w:delText xml:space="preserve">native</w:delText>
        </w:r>
      </w:del>
      <w:ins w:id="1577" w:author="Claude" w:date="2026-09-24T12:00:00Z">
        <w:r>
          <w:t xml:space="preserve">original</w:t>
        </w:r>
      </w:ins>
      <w:r>
        <w:t xml:space="preserve"> PROMISE_exp labels </w:t>
      </w:r>
      <w:del w:id="1578" w:author="Claude" w:date="2026-09-24T12:00:00Z">
        <w:r>
          <w:delText xml:space="preserve">over</w:delText>
        </w:r>
      </w:del>
      <w:ins w:id="1579" w:author="Claude" w:date="2026-09-24T12:00:00Z">
        <w:r>
          <w:t xml:space="preserve">for</w:t>
        </w:r>
      </w:ins>
      <w:r>
        <w:t xml:space="preserve"> all 968 items. </w:t>
      </w:r>
      <w:del w:id="1580" w:author="Claude" w:date="2026-09-24T12:00:00Z">
        <w:r>
          <w:delText xml:space="preserve">Security</w:delText>
        </w:r>
      </w:del>
      <w:ins w:id="1581" w:author="Claude" w:date="2026-09-24T12:00:00Z">
        <w:r>
          <w:t xml:space="preserve">The security label</w:t>
        </w:r>
      </w:ins>
      <w:r>
        <w:t xml:space="preserve"> is native in SecReq and derived </w:t>
      </w:r>
      <w:ins w:id="1582" w:author="Claude" w:date="2026-09-24T12:00:00Z">
        <w:r>
          <w:t xml:space="preserve">from the sub-type label </w:t>
        </w:r>
      </w:ins>
      <w:r>
        <w:t xml:space="preserve">in PROMISE_exp, </w:t>
      </w:r>
      <w:del w:id="1583" w:author="Claude" w:date="2026-09-24T12:00:00Z">
        <w:r>
          <w:delText xml:space="preserve">giving</w:delText>
        </w:r>
      </w:del>
      <w:ins w:id="1584" w:author="Claude" w:date="2026-09-24T12:00:00Z">
        <w:r>
          <w:t xml:space="preserve">which gives</w:t>
        </w:r>
      </w:ins>
      <w:r>
        <w:t xml:space="preserve"> the same task on two independently </w:t>
      </w:r>
      <w:del w:id="1585" w:author="Claude" w:date="2026-09-24T12:00:00Z">
        <w:r>
          <w:delText xml:space="preserve">produced</w:delText>
        </w:r>
      </w:del>
      <w:ins w:id="1586" w:author="Claude" w:date="2026-09-24T12:00:00Z">
        <w:r>
          <w:t xml:space="preserve">annotated</w:t>
        </w:r>
      </w:ins>
      <w:r>
        <w:t xml:space="preserve"> corpora. Sub-type classification uses the eleven-class taxonomy of Cleland-Huang et al. [2], whose categories correspond to the ISO/IEC 25010 product-quality characteristics [18], </w:t>
      </w:r>
      <w:del w:id="1587" w:author="Claude" w:date="2026-09-24T12:00:00Z">
        <w:r>
          <w:delText xml:space="preserve">over</w:delText>
        </w:r>
      </w:del>
      <w:ins w:id="1588" w:author="Claude" w:date="2026-09-24T12:00:00Z">
        <w:r>
          <w:t xml:space="preserve">and covers</w:t>
        </w:r>
      </w:ins>
      <w:r>
        <w:t xml:space="preserve"> the 524 PROMISE_exp items </w:t>
      </w:r>
      <w:del w:id="1589" w:author="Claude" w:date="2026-09-24T12:00:00Z">
        <w:r>
          <w:delText xml:space="preserve">carrying</w:delText>
        </w:r>
      </w:del>
      <w:ins w:id="1590" w:author="Claude" w:date="2026-09-24T12:00:00Z">
        <w:r>
          <w:t xml:space="preserve">with</w:t>
        </w:r>
      </w:ins>
      <w:r>
        <w:t xml:space="preserve"> a sub-type label. The three tasks are run independently rather than as a pipeline</w:t>
      </w:r>
      <w:del w:id="1591" w:author="Claude" w:date="2026-09-24T12:00:00Z">
        <w:r>
          <w:delText xml:space="preserve">:</w:delText>
        </w:r>
      </w:del>
      <w:ins w:id="1592" w:author="Claude" w:date="2026-09-24T12:00:00Z">
        <w:r>
          <w:t xml:space="preserve">.</w:t>
        </w:r>
      </w:ins>
      <w:r>
        <w:t xml:space="preserve"> </w:t>
      </w:r>
      <w:del w:id="1593" w:author="Claude" w:date="2026-09-24T12:00:00Z">
        <w:r>
          <w:delText xml:space="preserve">every</w:delText>
        </w:r>
      </w:del>
      <w:ins w:id="1594" w:author="Claude" w:date="2026-09-24T12:00:00Z">
        <w:r>
          <w:t xml:space="preserve">Every</w:t>
        </w:r>
      </w:ins>
      <w:r>
        <w:t xml:space="preserve"> requirement, including the 444 functional ones in PROMISE_exp, </w:t>
      </w:r>
      <w:del w:id="1595" w:author="Claude" w:date="2026-09-24T12:00:00Z">
        <w:r>
          <w:delText xml:space="preserve">is passed</w:delText>
        </w:r>
      </w:del>
      <w:ins w:id="1596" w:author="Claude" w:date="2026-09-24T12:00:00Z">
        <w:r>
          <w:t xml:space="preserve">goes</w:t>
        </w:r>
      </w:ins>
      <w:r>
        <w:t xml:space="preserve"> directly to the security </w:t>
      </w:r>
      <w:ins w:id="1597" w:author="Claude" w:date="2026-09-24T12:00:00Z">
        <w:r>
          <w:t xml:space="preserve">classifier, </w:t>
        </w:r>
      </w:ins>
      <w:r>
        <w:t xml:space="preserve">and</w:t>
      </w:r>
      <w:ins w:id="1598" w:author="Claude" w:date="2026-09-24T12:00:00Z">
        <w:r>
          <w:t xml:space="preserve"> the</w:t>
        </w:r>
      </w:ins>
      <w:r>
        <w:t xml:space="preserve"> sub-type </w:t>
      </w:r>
      <w:del w:id="1599" w:author="Claude" w:date="2026-09-24T12:00:00Z">
        <w:r>
          <w:delText xml:space="preserve">classifiers</w:delText>
        </w:r>
      </w:del>
      <w:ins w:id="1600" w:author="Claude" w:date="2026-09-24T12:00:00Z">
        <w:r>
          <w:t xml:space="preserve">classifier</w:t>
        </w:r>
      </w:ins>
      <w:r>
        <w:t xml:space="preserve"> </w:t>
      </w:r>
      <w:del w:id="1601" w:author="Claude" w:date="2026-09-24T12:00:00Z">
        <w:r>
          <w:delText xml:space="preserve">without</w:delText>
        </w:r>
      </w:del>
      <w:ins w:id="1602" w:author="Claude" w:date="2026-09-24T12:00:00Z">
        <w:r>
          <w:t xml:space="preserve">receives</w:t>
        </w:r>
      </w:ins>
      <w:r>
        <w:t xml:space="preserve"> </w:t>
      </w:r>
      <w:del w:id="1603" w:author="Claude" w:date="2026-09-24T12:00:00Z">
        <w:r>
          <w:delText xml:space="preserve">first</w:delText>
        </w:r>
      </w:del>
      <w:ins w:id="1604" w:author="Claude" w:date="2026-09-24T12:00:00Z">
        <w:r>
          <w:t xml:space="preserve">the</w:t>
        </w:r>
      </w:ins>
      <w:r>
        <w:t xml:space="preserve"> </w:t>
      </w:r>
      <w:del w:id="1605" w:author="Claude" w:date="2026-09-24T12:00:00Z">
        <w:r>
          <w:delText xml:space="preserve">being</w:delText>
        </w:r>
      </w:del>
      <w:ins w:id="1606" w:author="Claude" w:date="2026-09-24T12:00:00Z">
        <w:r>
          <w:t xml:space="preserve">items</w:t>
        </w:r>
      </w:ins>
      <w:r>
        <w:t xml:space="preserve"> </w:t>
      </w:r>
      <w:del w:id="1607" w:author="Claude" w:date="2026-09-24T12:00:00Z">
        <w:r>
          <w:delText xml:space="preserve">filtered</w:delText>
        </w:r>
      </w:del>
      <w:ins w:id="1608" w:author="Claude" w:date="2026-09-24T12:00:00Z">
        <w:r>
          <w:t xml:space="preserve">whose gold label is NFR, not those predicted as NFR</w:t>
        </w:r>
      </w:ins>
      <w:r>
        <w:t xml:space="preserve"> by the FR/NFR classifier. </w:t>
      </w:r>
      <w:del w:id="1609" w:author="Claude" w:date="2026-09-24T12:00:00Z">
        <w:r>
          <w:delText xml:space="preserve">A</w:delText>
        </w:r>
      </w:del>
      <w:ins w:id="1610" w:author="Claude" w:date="2026-09-24T12:00:00Z">
        <w:r>
          <w:t xml:space="preserve">We</w:t>
        </w:r>
      </w:ins>
      <w:r>
        <w:t xml:space="preserve"> </w:t>
      </w:r>
      <w:del w:id="1611" w:author="Claude" w:date="2026-09-24T12:00:00Z">
        <w:r>
          <w:delText xml:space="preserve">chained</w:delText>
        </w:r>
      </w:del>
      <w:ins w:id="1612" w:author="Claude" w:date="2026-09-24T12:00:00Z">
        <w:r>
          <w:t xml:space="preserve">did</w:t>
        </w:r>
      </w:ins>
      <w:r>
        <w:t xml:space="preserve"> </w:t>
      </w:r>
      <w:del w:id="1613" w:author="Claude" w:date="2026-09-24T12:00:00Z">
        <w:r>
          <w:delText xml:space="preserve">design</w:delText>
        </w:r>
      </w:del>
      <w:ins w:id="1614" w:author="Claude" w:date="2026-09-24T12:00:00Z">
        <w:r>
          <w:t xml:space="preserve">not</w:t>
        </w:r>
      </w:ins>
      <w:r>
        <w:t xml:space="preserve"> </w:t>
      </w:r>
      <w:del w:id="1615" w:author="Claude" w:date="2026-09-24T12:00:00Z">
        <w:r>
          <w:delText xml:space="preserve">was</w:delText>
        </w:r>
      </w:del>
      <w:ins w:id="1616" w:author="Claude" w:date="2026-09-24T12:00:00Z">
        <w:r>
          <w:t xml:space="preserve">chain</w:t>
        </w:r>
      </w:ins>
      <w:r>
        <w:t xml:space="preserve"> </w:t>
      </w:r>
      <w:del w:id="1617" w:author="Claude" w:date="2026-09-24T12:00:00Z">
        <w:r>
          <w:delText xml:space="preserve">rejected</w:delText>
        </w:r>
      </w:del>
      <w:ins w:id="1618" w:author="Claude" w:date="2026-09-24T12:00:00Z">
        <w:r>
          <w:t xml:space="preserve">the tasks</w:t>
        </w:r>
      </w:ins>
      <w:r>
        <w:t xml:space="preserve"> for two reasons. First, </w:t>
      </w:r>
      <w:del w:id="1619" w:author="Claude" w:date="2026-09-24T12:00:00Z">
        <w:r>
          <w:delText xml:space="preserve">every </w:delText>
        </w:r>
      </w:del>
      <w:r>
        <w:t xml:space="preserve">FR/NFR </w:t>
      </w:r>
      <w:del w:id="1620" w:author="Claude" w:date="2026-09-24T12:00:00Z">
        <w:r>
          <w:delText xml:space="preserve">misclassification</w:delText>
        </w:r>
      </w:del>
      <w:ins w:id="1621" w:author="Claude" w:date="2026-09-24T12:00:00Z">
        <w:r>
          <w:t xml:space="preserve">errors</w:t>
        </w:r>
      </w:ins>
      <w:r>
        <w:t xml:space="preserve"> would propagate to the </w:t>
      </w:r>
      <w:del w:id="1622" w:author="Claude" w:date="2026-09-24T12:00:00Z">
        <w:r>
          <w:delText xml:space="preserve">downstream</w:delText>
        </w:r>
      </w:del>
      <w:ins w:id="1623" w:author="Claude" w:date="2026-09-24T12:00:00Z">
        <w:r>
          <w:t xml:space="preserve">later</w:t>
        </w:r>
      </w:ins>
      <w:r>
        <w:t xml:space="preserve"> tasks and could not be separated from their own </w:t>
      </w:r>
      <w:del w:id="1624" w:author="Claude" w:date="2026-09-24T12:00:00Z">
        <w:r>
          <w:delText xml:space="preserve">error</w:delText>
        </w:r>
      </w:del>
      <w:ins w:id="1625" w:author="Claude" w:date="2026-09-24T12:00:00Z">
        <w:r>
          <w:t xml:space="preserve">errors</w:t>
        </w:r>
      </w:ins>
      <w:r>
        <w:t xml:space="preserve">. Second, SecReq </w:t>
      </w:r>
      <w:del w:id="1626" w:author="Claude" w:date="2026-09-24T12:00:00Z">
        <w:r>
          <w:delText xml:space="preserve">carries</w:delText>
        </w:r>
      </w:del>
      <w:ins w:id="1627" w:author="Claude" w:date="2026-09-24T12:00:00Z">
        <w:r>
          <w:t xml:space="preserve">has</w:t>
        </w:r>
      </w:ins>
      <w:r>
        <w:t xml:space="preserve"> no FR/NFR labels, so the first stage of such a pipeline could not be trained or evaluated on it.</w:t>
      </w:r>
    </w:p>
    <w:p w14:paraId="3EE08F64" w14:textId="4F489896" w:rsidR="006B5908" w:rsidRDefault="00000000">
      <w:pPr>
        <w:pStyle w:val="BodyText"/>
      </w:pPr>
      <w:r>
        <w:rPr>
          <w:b/>
        </w:rPr>
        <w:t xml:space="preserve">Levels of distribution shift.</w:t>
      </w:r>
      <w:del w:id="1628" w:author="Claude" w:date="2026-09-24T12:00:00Z">
        <w:r>
          <w:rPr>
            <w:b/>
          </w:rPr>
          <w:delText xml:space="preserve"> </w:delText>
        </w:r>
        <w:r>
          <w:delText xml:space="preserve">In</w:delText>
        </w:r>
      </w:del>
      <w:ins w:id="1629" w:author="Claude" w:date="2026-09-24T12:00:00Z">
        <w:r>
          <w:t xml:space="preserve"> The in</w:t>
        </w:r>
      </w:ins>
      <w:r>
        <w:t xml:space="preserve">-domain</w:t>
      </w:r>
      <w:ins w:id="1630" w:author="Claude" w:date="2026-09-24T12:00:00Z">
        <w:r>
          <w:t xml:space="preserve"> level</w:t>
        </w:r>
      </w:ins>
      <w:r>
        <w:t xml:space="preserve"> uses stratified 5-fold cross-validation, the setting reported by nearly every study in Table I. </w:t>
      </w:r>
      <w:del w:id="1631" w:author="Claude" w:date="2026-09-24T12:00:00Z">
        <w:r>
          <w:delText xml:space="preserve">Cross</w:delText>
        </w:r>
      </w:del>
      <w:ins w:id="1632" w:author="Claude" w:date="2026-09-24T12:00:00Z">
        <w:r>
          <w:t xml:space="preserve">The cross</w:t>
        </w:r>
      </w:ins>
      <w:r>
        <w:t xml:space="preserve">-project</w:t>
      </w:r>
      <w:ins w:id="1633" w:author="Claude" w:date="2026-09-24T12:00:00Z">
        <w:r>
          <w:t xml:space="preserve"> level</w:t>
        </w:r>
      </w:ins>
      <w:r>
        <w:t xml:space="preserve"> holds out whole projects, so no requirement from a test project appears in training</w:t>
      </w:r>
      <w:del w:id="1634" w:author="Claude" w:date="2026-09-24T12:00:00Z">
        <w:r>
          <w:delText xml:space="preserve">;</w:delText>
        </w:r>
      </w:del>
      <w:ins w:id="1635" w:author="Claude" w:date="2026-09-24T12:00:00Z">
        <w:r>
          <w:t xml:space="preserve">.</w:t>
        </w:r>
      </w:ins>
      <w:r>
        <w:t xml:space="preserve"> </w:t>
      </w:r>
      <w:del w:id="1636" w:author="Claude" w:date="2026-09-24T12:00:00Z">
        <w:r>
          <w:delText xml:space="preserve">a</w:delText>
        </w:r>
      </w:del>
      <w:ins w:id="1637" w:author="Claude" w:date="2026-09-24T12:00:00Z">
        <w:r>
          <w:t xml:space="preserve">A</w:t>
        </w:r>
      </w:ins>
      <w:r>
        <w:t xml:space="preserve"> leave-one-project-out variant of FR/NFR </w:t>
      </w:r>
      <w:del w:id="1638" w:author="Claude" w:date="2026-09-24T12:00:00Z">
        <w:r>
          <w:delText xml:space="preserve">runs</w:delText>
        </w:r>
      </w:del>
      <w:ins w:id="1639" w:author="Claude" w:date="2026-09-24T12:00:00Z">
        <w:r>
          <w:t xml:space="preserve">is</w:t>
        </w:r>
      </w:ins>
      <w:r>
        <w:t xml:space="preserve"> </w:t>
      </w:r>
      <w:del w:id="1640" w:author="Claude" w:date="2026-09-24T12:00:00Z">
        <w:r>
          <w:delText xml:space="preserve">alongside</w:delText>
        </w:r>
      </w:del>
      <w:ins w:id="1641" w:author="Claude" w:date="2026-09-24T12:00:00Z">
        <w:r>
          <w:t xml:space="preserve">also run, but</w:t>
        </w:r>
      </w:ins>
      <w:r>
        <w:t xml:space="preserve"> it </w:t>
      </w:r>
      <w:del w:id="1642" w:author="Claude" w:date="2026-09-24T12:00:00Z">
        <w:r>
          <w:delText xml:space="preserve">and</w:delText>
        </w:r>
      </w:del>
      <w:ins w:id="1643" w:author="Claude" w:date="2026-09-24T12:00:00Z">
        <w:r>
          <w:t xml:space="preserve">is</w:t>
        </w:r>
      </w:ins>
      <w:r>
        <w:t xml:space="preserve"> </w:t>
      </w:r>
      <w:del w:id="1644" w:author="Claude" w:date="2026-09-24T12:00:00Z">
        <w:r>
          <w:delText xml:space="preserve">enters</w:delText>
        </w:r>
      </w:del>
      <w:ins w:id="1645" w:author="Claude" w:date="2026-09-24T12:00:00Z">
        <w:r>
          <w:t xml:space="preserve">used</w:t>
        </w:r>
      </w:ins>
      <w:r>
        <w:t xml:space="preserve"> only</w:t>
      </w:r>
      <w:ins w:id="1646" w:author="Claude" w:date="2026-09-24T12:00:00Z">
        <w:r>
          <w:t xml:space="preserve"> in</w:t>
        </w:r>
      </w:ins>
      <w:r>
        <w:t xml:space="preserve"> the cost analysis. </w:t>
      </w:r>
      <w:del w:id="1647" w:author="Claude" w:date="2026-09-24T12:00:00Z">
        <w:r>
          <w:delText xml:space="preserve">Cross</w:delText>
        </w:r>
      </w:del>
      <w:ins w:id="1648" w:author="Claude" w:date="2026-09-24T12:00:00Z">
        <w:r>
          <w:t xml:space="preserve">The cross</w:t>
        </w:r>
      </w:ins>
      <w:r>
        <w:t xml:space="preserve">-dataset</w:t>
      </w:r>
      <w:ins w:id="1649" w:author="Claude" w:date="2026-09-24T12:00:00Z">
        <w:r>
          <w:t xml:space="preserve"> level</w:t>
        </w:r>
      </w:ins>
      <w:r>
        <w:t xml:space="preserve"> trains on the security task of one corpus and tests on the other, in both directions</w:t>
      </w:r>
      <w:del w:id="1650" w:author="Claude" w:date="2026-09-24T12:00:00Z">
        <w:r>
          <w:delText xml:space="preserve">:</w:delText>
        </w:r>
      </w:del>
      <w:ins w:id="1651" w:author="Claude" w:date="2026-09-24T12:00:00Z">
        <w:r>
          <w:t xml:space="preserve">.</w:t>
        </w:r>
      </w:ins>
      <w:r>
        <w:t xml:space="preserve"> </w:t>
      </w:r>
      <w:del w:id="1652" w:author="Claude" w:date="2026-09-24T12:00:00Z">
        <w:r>
          <w:delText xml:space="preserve">different</w:delText>
        </w:r>
      </w:del>
      <w:ins w:id="1653" w:author="Claude" w:date="2026-09-24T12:00:00Z">
        <w:r>
          <w:t xml:space="preserve">The two corpora differ in their</w:t>
        </w:r>
      </w:ins>
      <w:r>
        <w:t xml:space="preserve"> annotators and</w:t>
      </w:r>
      <w:del w:id="1654" w:author="Claude" w:date="2026-09-24T12:00:00Z">
        <w:r>
          <w:delText xml:space="preserve">,</w:delText>
        </w:r>
      </w:del>
      <w:r>
        <w:t xml:space="preserve"> </w:t>
      </w:r>
      <w:del w:id="1655" w:author="Claude" w:date="2026-09-24T12:00:00Z">
        <w:r>
          <w:delText xml:space="preserve">as</w:delText>
        </w:r>
      </w:del>
      <w:ins w:id="1656" w:author="Claude" w:date="2026-09-24T12:00:00Z">
        <w:r>
          <w:t xml:space="preserve">in</w:t>
        </w:r>
      </w:ins>
      <w:r>
        <w:t xml:space="preserve"> </w:t>
      </w:r>
      <w:del w:id="1657" w:author="Claude" w:date="2026-09-24T12:00:00Z">
        <w:r>
          <w:delText xml:space="preserve">above,</w:delText>
        </w:r>
      </w:del>
      <w:ins w:id="1658" w:author="Claude" w:date="2026-09-24T12:00:00Z">
        <w:r>
          <w:t xml:space="preserve">how</w:t>
        </w:r>
      </w:ins>
      <w:r>
        <w:t xml:space="preserve"> </w:t>
      </w:r>
      <w:del w:id="1659" w:author="Claude" w:date="2026-09-24T12:00:00Z">
        <w:r>
          <w:delText xml:space="preserve">a</w:delText>
        </w:r>
      </w:del>
      <w:ins w:id="1660" w:author="Claude" w:date="2026-09-24T12:00:00Z">
        <w:r>
          <w:t xml:space="preserve">they</w:t>
        </w:r>
      </w:ins>
      <w:r>
        <w:t xml:space="preserve"> </w:t>
      </w:r>
      <w:del w:id="1661" w:author="Claude" w:date="2026-09-24T12:00:00Z">
        <w:r>
          <w:delText xml:space="preserve">different working definition of</w:delText>
        </w:r>
      </w:del>
      <w:ins w:id="1662" w:author="Claude" w:date="2026-09-24T12:00:00Z">
        <w:r>
          <w:t xml:space="preserve">define</w:t>
        </w:r>
      </w:ins>
      <w:r>
        <w:t xml:space="preserve"> the security class, so this level </w:t>
      </w:r>
      <w:del w:id="1663" w:author="Claude" w:date="2026-09-24T12:00:00Z">
        <w:r>
          <w:delText xml:space="preserve">carries</w:delText>
        </w:r>
      </w:del>
      <w:ins w:id="1664" w:author="Claude" w:date="2026-09-24T12:00:00Z">
        <w:r>
          <w:t xml:space="preserve">combines</w:t>
        </w:r>
      </w:ins>
      <w:r>
        <w:t xml:space="preserve"> a </w:t>
      </w:r>
      <w:del w:id="1665" w:author="Claude" w:date="2026-09-24T12:00:00Z">
        <w:r>
          <w:delText xml:space="preserve">definitional</w:delText>
        </w:r>
      </w:del>
      <w:ins w:id="1666" w:author="Claude" w:date="2026-09-24T12:00:00Z">
        <w:r>
          <w:t xml:space="preserve">shift in definition with a</w:t>
        </w:r>
      </w:ins>
      <w:r>
        <w:t xml:space="preserve"> shift </w:t>
      </w:r>
      <w:del w:id="1667" w:author="Claude" w:date="2026-09-24T12:00:00Z">
        <w:r>
          <w:delText xml:space="preserve">as well as a</w:delText>
        </w:r>
      </w:del>
      <w:ins w:id="1668" w:author="Claude" w:date="2026-09-24T12:00:00Z">
        <w:r>
          <w:t xml:space="preserve">in</w:t>
        </w:r>
      </w:ins>
      <w:r>
        <w:t xml:space="preserve"> prevalence</w:t>
      </w:r>
      <w:del w:id="1669" w:author="Claude" w:date="2026-09-24T12:00:00Z">
        <w:r>
          <w:delText xml:space="preserve"> one</w:delText>
        </w:r>
      </w:del>
      <w:r>
        <w:t xml:space="preserve">. Encoders are </w:t>
      </w:r>
      <w:del w:id="1670" w:author="Claude" w:date="2026-09-24T12:00:00Z">
        <w:r>
          <w:delText xml:space="preserve">re-trained</w:delText>
        </w:r>
      </w:del>
      <w:ins w:id="1671" w:author="Claude" w:date="2026-09-24T12:00:00Z">
        <w:r>
          <w:t xml:space="preserve">retrained</w:t>
        </w:r>
      </w:ins>
      <w:r>
        <w:t xml:space="preserve"> at each level, so their scores </w:t>
      </w:r>
      <w:del w:id="1672" w:author="Claude" w:date="2026-09-24T12:00:00Z">
        <w:r>
          <w:delText xml:space="preserve">move;</w:delText>
        </w:r>
      </w:del>
      <w:ins w:id="1673" w:author="Claude" w:date="2026-09-24T12:00:00Z">
        <w:r>
          <w:t xml:space="preserve">change</w:t>
        </w:r>
      </w:ins>
      <w:r>
        <w:t xml:space="preserve"> </w:t>
      </w:r>
      <w:del w:id="1674" w:author="Claude" w:date="2026-09-24T12:00:00Z">
        <w:r>
          <w:delText xml:space="preserve">prompted</w:delText>
        </w:r>
      </w:del>
      <w:ins w:id="1675" w:author="Claude" w:date="2026-09-24T12:00:00Z">
        <w:r>
          <w:t xml:space="preserve">between levels. Prompted</w:t>
        </w:r>
      </w:ins>
      <w:r>
        <w:t xml:space="preserve"> models have no training set, so </w:t>
      </w:r>
      <w:ins w:id="1676" w:author="Claude" w:date="2026-09-24T12:00:00Z">
        <w:r>
          <w:t xml:space="preserve">Table III gives them </w:t>
        </w:r>
      </w:ins>
      <w:r>
        <w:t xml:space="preserve">a single value</w:t>
      </w:r>
      <w:del w:id="1677" w:author="Claude" w:date="2026-09-24T12:00:00Z">
        <w:r>
          <w:delText xml:space="preserve"> is written</w:delText>
        </w:r>
      </w:del>
      <w:r>
        <w:t xml:space="preserve"> across the level columns</w:t>
      </w:r>
      <w:del w:id="1678" w:author="Claude" w:date="2026-09-24T12:00:00Z">
        <w:r>
          <w:delText xml:space="preserve"> of Table III</w:delText>
        </w:r>
      </w:del>
      <w:r>
        <w:t xml:space="preserve">. </w:t>
      </w:r>
      <w:del w:id="1679" w:author="Claude" w:date="2026-09-24T12:00:00Z">
        <w:r>
          <w:delText xml:space="preserve">Holding one family fixed is what attributes</w:delText>
        </w:r>
      </w:del>
      <w:ins w:id="1680" w:author="Claude" w:date="2026-09-24T12:00:00Z">
        <w:r>
          <w:t xml:space="preserve">Because</w:t>
        </w:r>
      </w:ins>
      <w:r>
        <w:t xml:space="preserve"> the </w:t>
      </w:r>
      <w:del w:id="1681" w:author="Claude" w:date="2026-09-24T12:00:00Z">
        <w:r>
          <w:delText xml:space="preserve">encoders'</w:delText>
        </w:r>
      </w:del>
      <w:ins w:id="1682" w:author="Claude" w:date="2026-09-24T12:00:00Z">
        <w:r>
          <w:t xml:space="preserve">prompted</w:t>
        </w:r>
      </w:ins>
      <w:r>
        <w:t xml:space="preserve"> </w:t>
      </w:r>
      <w:del w:id="1683" w:author="Claude" w:date="2026-09-24T12:00:00Z">
        <w:r>
          <w:delText xml:space="preserve">loss</w:delText>
        </w:r>
      </w:del>
      <w:ins w:id="1684" w:author="Claude" w:date="2026-09-24T12:00:00Z">
        <w:r>
          <w:t xml:space="preserve">models stay fixed, a drop in encoder scores can be attributed</w:t>
        </w:r>
      </w:ins>
      <w:r>
        <w:t xml:space="preserve"> to the shift </w:t>
      </w:r>
      <w:del w:id="1685" w:author="Claude" w:date="2026-09-24T12:00:00Z">
        <w:r>
          <w:delText xml:space="preserve">rather</w:delText>
        </w:r>
      </w:del>
      <w:ins w:id="1686" w:author="Claude" w:date="2026-09-24T12:00:00Z">
        <w:r>
          <w:t xml:space="preserve">and</w:t>
        </w:r>
      </w:ins>
      <w:r>
        <w:t xml:space="preserve"> </w:t>
      </w:r>
      <w:del w:id="1687" w:author="Claude" w:date="2026-09-24T12:00:00Z">
        <w:r>
          <w:delText xml:space="preserve">than</w:delText>
        </w:r>
      </w:del>
      <w:ins w:id="1688" w:author="Claude" w:date="2026-09-24T12:00:00Z">
        <w:r>
          <w:t xml:space="preserve">not</w:t>
        </w:r>
      </w:ins>
      <w:r>
        <w:t xml:space="preserve"> to harder test items.</w:t>
      </w:r>
    </w:p>
    <w:p w14:paraId="47E9C39F" w14:textId="77777777" w:rsidR="006B5908" w:rsidRDefault="006B5908">
      <w:pPr>
        <w:sectPr w:rsidR="006B5908">
          <w:type w:val="continuous"/>
          <w:pgSz w:w="595.30pt" w:h="841.90pt" w:code="9"/>
          <w:pgMar w:top="54pt" w:right="44.65pt" w:bottom="72pt" w:left="44.65pt" w:header="36pt" w:footer="36pt" w:gutter="0pt"/>
          <w:cols w:num="2" w:space="18pt"/>
          <w:docGrid w:linePitch="360"/>
        </w:sectPr>
      </w:pPr>
    </w:p>
    <w:p w14:paraId="6E0291DC" w14:textId="77777777" w:rsidR="006B5908" w:rsidRDefault="00000000">
      <w:pPr>
        <w:pStyle w:val="BodyText"/>
        <w:spacing w:before="4pt" w:line="12pt" w:lineRule="auto"/>
        <w:ind w:firstLine="0pt"/>
        <w:jc w:val="center"/>
      </w:pPr>
      <w:r>
        <w:rPr>
          <w:noProof/>
        </w:rPr>
        <w:lastRenderedPageBreak/>
        <w:drawing>
          <wp:inline distT="0" distB="0" distL="0" distR="0" wp14:anchorId="727108B6" wp14:editId="756826AD">
            <wp:extent cx="5767200" cy="1815202"/>
            <wp:effectExtent l="0" t="0" r="0" b="0"/>
            <wp:docPr id="1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fig_archite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7200" cy="181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A2B9" w14:textId="77777777" w:rsidR="006B5908" w:rsidRDefault="00000000">
      <w:pPr>
        <w:pStyle w:val="figurecaption"/>
        <w:numPr>
          <w:ilvl w:val="0"/>
          <w:numId w:val="0"/>
        </w:numPr>
        <w:spacing w:after="6pt"/>
      </w:pPr>
      <w:r>
        <w:t xml:space="preserve">Fig. 1. Experimental pipeline</w:t>
      </w:r>
      <w:del w:id="1689" w:author="Claude" w:date="2026-09-24T12:00:00Z">
        <w:r>
          <w:delText xml:space="preserve">:</w:delText>
        </w:r>
      </w:del>
      <w:ins w:id="1690" w:author="Claude" w:date="2026-09-24T12:00:00Z">
        <w:r>
          <w:t xml:space="preserve">.</w:t>
        </w:r>
      </w:ins>
      <w:r>
        <w:t xml:space="preserve"> </w:t>
      </w:r>
      <w:del w:id="1691" w:author="Claude" w:date="2026-09-24T12:00:00Z">
        <w:r>
          <w:delText xml:space="preserve">both</w:delText>
        </w:r>
      </w:del>
      <w:ins w:id="1692" w:author="Claude" w:date="2026-09-24T12:00:00Z">
        <w:r>
          <w:t xml:space="preserve">Both</w:t>
        </w:r>
      </w:ins>
      <w:r>
        <w:t xml:space="preserve"> model families classify </w:t>
      </w:r>
      <w:del w:id="1693" w:author="Claude" w:date="2026-09-24T12:00:00Z">
        <w:r>
          <w:delText xml:space="preserve">identical</w:delText>
        </w:r>
      </w:del>
      <w:ins w:id="1694" w:author="Claude" w:date="2026-09-24T12:00:00Z">
        <w:r>
          <w:t xml:space="preserve">the same</w:t>
        </w:r>
      </w:ins>
      <w:r>
        <w:t xml:space="preserve"> items under one scoring rule</w:t>
      </w:r>
      <w:del w:id="1695" w:author="Claude" w:date="2026-09-24T12:00:00Z">
        <w:r>
          <w:delText xml:space="preserve">,</w:delText>
        </w:r>
      </w:del>
      <w:ins w:id="1696" w:author="Claude" w:date="2026-09-24T12:00:00Z">
        <w:r>
          <w:t xml:space="preserve">;</w:t>
        </w:r>
      </w:ins>
      <w:r>
        <w:t xml:space="preserve"> </w:t>
      </w:r>
      <w:del w:id="1697" w:author="Claude" w:date="2026-09-24T12:00:00Z">
        <w:r>
          <w:delText xml:space="preserve">and what changes between</w:delText>
        </w:r>
      </w:del>
      <w:ins w:id="1698" w:author="Claude" w:date="2026-09-24T12:00:00Z">
        <w:r>
          <w:t xml:space="preserve">the</w:t>
        </w:r>
      </w:ins>
      <w:r>
        <w:t xml:space="preserve"> levels </w:t>
      </w:r>
      <w:del w:id="1699" w:author="Claude" w:date="2026-09-24T12:00:00Z">
        <w:r>
          <w:delText xml:space="preserve">is</w:delText>
        </w:r>
      </w:del>
      <w:ins w:id="1700" w:author="Claude" w:date="2026-09-24T12:00:00Z">
        <w:r>
          <w:t xml:space="preserve">differ in</w:t>
        </w:r>
      </w:ins>
      <w:r>
        <w:t xml:space="preserve"> the distance between training and test data.</w:t>
      </w:r>
    </w:p>
    <w:p w14:paraId="41499283" w14:textId="77777777" w:rsidR="006B5908" w:rsidRDefault="006B5908">
      <w:pPr>
        <w:sectPr w:rsidR="006B5908">
          <w:type w:val="continuous"/>
          <w:pgSz w:w="595.30pt" w:h="841.90pt" w:code="9"/>
          <w:pgMar w:top="54pt" w:right="44.65pt" w:bottom="72pt" w:left="44.65pt" w:header="36pt" w:footer="36pt" w:gutter="0pt"/>
          <w:cols w:space="18pt"/>
          <w:docGrid w:linePitch="360"/>
        </w:sectPr>
      </w:pPr>
    </w:p>
    <w:p w14:paraId="3E867672" w14:textId="0CB60055" w:rsidR="006B5908" w:rsidRDefault="00000000" w:rsidP="00D24549">
      <w:pPr>
        <w:pStyle w:val="BodyText"/>
      </w:pPr>
      <w:r>
        <w:rPr>
          <w:b/>
        </w:rPr>
        <w:t xml:space="preserve">Models and sampling. </w:t>
      </w:r>
      <w:r>
        <w:t xml:space="preserve">Table II lists the twelve configurations</w:t>
      </w:r>
      <w:del w:id="1701" w:author="Claude" w:date="2026-09-24T12:00:00Z">
        <w:r>
          <w:delText xml:space="preserve"> used in our experimental setup</w:delText>
        </w:r>
      </w:del>
      <w:r>
        <w:t xml:space="preserve">. </w:t>
      </w:r>
      <w:del w:id="1702" w:author="Claude" w:date="2026-09-24T12:00:00Z">
        <w:r>
          <w:delText xml:space="preserve">The configurations applied differ architecturally, and since</w:delText>
        </w:r>
      </w:del>
      <w:ins w:id="1703" w:author="Claude" w:date="2026-09-24T12:00:00Z">
        <w:r>
          <w:t xml:space="preserve">Because</w:t>
        </w:r>
      </w:ins>
      <w:r>
        <w:t xml:space="preserve"> Vasudevan et al. </w:t>
      </w:r>
      <w:del w:id="1704" w:author="Claude" w:date="2026-09-24T12:00:00Z">
        <w:r>
          <w:delText xml:space="preserve">find</w:delText>
        </w:r>
      </w:del>
      <w:ins w:id="1705" w:author="Claude" w:date="2026-09-24T12:00:00Z">
        <w:r>
          <w:t xml:space="preserve">found that</w:t>
        </w:r>
      </w:ins>
      <w:r>
        <w:t xml:space="preserve"> architecture </w:t>
      </w:r>
      <w:del w:id="1706" w:author="Claude" w:date="2026-09-24T12:00:00Z">
        <w:r>
          <w:delText xml:space="preserve">to matter</w:delText>
        </w:r>
      </w:del>
      <w:ins w:id="1707" w:author="Claude" w:date="2026-09-24T12:00:00Z">
        <w:r>
          <w:t xml:space="preserve">matters</w:t>
        </w:r>
      </w:ins>
      <w:r>
        <w:t xml:space="preserve"> [12]</w:t>
      </w:r>
      <w:ins w:id="1708" w:author="Claude" w:date="2026-09-24T12:00:00Z">
        <w:r>
          <w:t xml:space="preserve">,</w:t>
        </w:r>
      </w:ins>
      <w:r>
        <w:t xml:space="preserve"> we </w:t>
      </w:r>
      <w:del w:id="1709" w:author="Claude" w:date="2026-09-24T12:00:00Z">
        <w:r>
          <w:delText xml:space="preserve">state</w:delText>
        </w:r>
      </w:del>
      <w:ins w:id="1710" w:author="Claude" w:date="2026-09-24T12:00:00Z">
        <w:r>
          <w:t xml:space="preserve">first describe how</w:t>
        </w:r>
      </w:ins>
      <w:r>
        <w:t xml:space="preserve"> the </w:t>
      </w:r>
      <w:del w:id="1711" w:author="Claude" w:date="2026-09-24T12:00:00Z">
        <w:r>
          <w:delText xml:space="preserve">difference</w:delText>
        </w:r>
      </w:del>
      <w:ins w:id="1712" w:author="Claude" w:date="2026-09-24T12:00:00Z">
        <w:r>
          <w:t xml:space="preserve">two</w:t>
        </w:r>
      </w:ins>
      <w:r>
        <w:t xml:space="preserve"> </w:t>
      </w:r>
      <w:del w:id="1713" w:author="Claude" w:date="2026-09-24T12:00:00Z">
        <w:r>
          <w:delText xml:space="preserve">before</w:delText>
        </w:r>
      </w:del>
      <w:ins w:id="1714" w:author="Claude" w:date="2026-09-24T12:00:00Z">
        <w:r>
          <w:t xml:space="preserve">families</w:t>
        </w:r>
      </w:ins>
      <w:r>
        <w:t xml:space="preserve"> </w:t>
      </w:r>
      <w:del w:id="1715" w:author="Claude" w:date="2026-09-24T12:00:00Z">
        <w:r>
          <w:delText xml:space="preserve">reporting scores</w:delText>
        </w:r>
      </w:del>
      <w:ins w:id="1716" w:author="Claude" w:date="2026-09-24T12:00:00Z">
        <w:r>
          <w:t xml:space="preserve">differ</w:t>
        </w:r>
      </w:ins>
      <w:r>
        <w:t xml:space="preserve">. A fine-tuned </w:t>
      </w:r>
      <w:del w:id="1717" w:author="Claude" w:date="2026-09-24T12:00:00Z">
        <w:r>
          <w:delText xml:space="preserve">transformer</w:delText>
        </w:r>
      </w:del>
      <w:ins w:id="1718" w:author="Claude" w:date="2026-09-24T12:00:00Z">
        <w:r>
          <w:t xml:space="preserve">encoder</w:t>
        </w:r>
      </w:ins>
      <w:r>
        <w:t xml:space="preserve"> is a bidirectional encoder-only transformer [19]</w:t>
      </w:r>
      <w:ins w:id="1719" w:author="Claude" w:date="2026-09-24T12:00:00Z">
        <w:r>
          <w:t xml:space="preserve">,</w:t>
        </w:r>
      </w:ins>
      <w:r>
        <w:t xml:space="preserve"> [20]. It pools </w:t>
      </w:r>
      <w:del w:id="1720" w:author="Claude" w:date="2026-09-24T12:00:00Z">
        <w:r>
          <w:delText xml:space="preserve">one</w:delText>
        </w:r>
      </w:del>
      <w:ins w:id="1721" w:author="Claude" w:date="2026-09-24T12:00:00Z">
        <w:r>
          <w:t xml:space="preserve">a</w:t>
        </w:r>
      </w:ins>
      <w:r>
        <w:t xml:space="preserve"> representation of the whole requirement into a linear</w:t>
      </w:r>
      <w:ins w:id="1722" w:author="Claude" w:date="2026-09-24T12:00:00Z">
        <w:r>
          <w:t xml:space="preserve"> classification</w:t>
        </w:r>
      </w:ins>
      <w:r>
        <w:t xml:space="preserve"> head trained on the labeled folds, so both its decision boundary and its estimate of class prevalence are learned from data. </w:t>
      </w:r>
      <w:del w:id="1723" w:author="Claude" w:date="2026-09-24T12:00:00Z">
        <w:r>
          <w:delText xml:space="preserve">However, a</w:delText>
        </w:r>
      </w:del>
      <w:ins w:id="1724" w:author="Claude" w:date="2026-09-24T12:00:00Z">
        <w:r>
          <w:t xml:space="preserve">A</w:t>
        </w:r>
      </w:ins>
      <w:r>
        <w:t xml:space="preserve"> prompted LLM is a decoder-only autoregressive model </w:t>
      </w:r>
      <w:r>
        <w:rPr>
          <w:lang w:val="en-US"/>
        </w:rPr>
        <w:t xml:space="preserve">that is not adapted to the target dataset</w:t>
      </w:r>
      <w:del w:id="1725" w:author="Claude" w:date="2026-09-24T12:00:00Z">
        <w:r>
          <w:rPr>
            <w:lang w:val="en-US"/>
          </w:rPr>
          <w:delText xml:space="preserve">,</w:delText>
        </w:r>
      </w:del>
      <w:ins w:id="1726" w:author="Claude" w:date="2026-09-24T12:00:00Z">
        <w:r>
          <w:rPr>
            <w:lang w:val="en-US"/>
          </w:rPr>
          <w:t xml:space="preserve">.</w:t>
        </w:r>
      </w:ins>
      <w:r>
        <w:rPr>
          <w:lang w:val="en-US"/>
        </w:rPr>
        <w:t xml:space="preserve"> </w:t>
      </w:r>
      <w:del w:id="1727" w:author="Claude" w:date="2026-09-24T12:00:00Z">
        <w:r>
          <w:rPr>
            <w:lang w:val="en-US"/>
          </w:rPr>
          <w:delText xml:space="preserve">instead, it</w:delText>
        </w:r>
      </w:del>
      <w:ins w:id="1728" w:author="Claude" w:date="2026-09-24T12:00:00Z">
        <w:r>
          <w:rPr>
            <w:lang w:val="en-US"/>
          </w:rPr>
          <w:t xml:space="preserve">It</w:t>
        </w:r>
      </w:ins>
      <w:r>
        <w:rPr>
          <w:lang w:val="en-US"/>
        </w:rPr>
        <w:t xml:space="preserve"> receives the label set </w:t>
      </w:r>
      <w:del w:id="1729" w:author="Claude" w:date="2026-09-24T12:00:00Z">
        <w:r>
          <w:rPr>
            <w:lang w:val="en-US"/>
          </w:rPr>
          <w:delText xml:space="preserve">as part of</w:delText>
        </w:r>
      </w:del>
      <w:ins w:id="1730" w:author="Claude" w:date="2026-09-24T12:00:00Z">
        <w:r>
          <w:rPr>
            <w:lang w:val="en-US"/>
          </w:rPr>
          <w:t xml:space="preserve">in</w:t>
        </w:r>
      </w:ins>
      <w:r>
        <w:rPr>
          <w:lang w:val="en-US"/>
        </w:rPr>
        <w:t xml:space="preserve"> the prompt and </w:t>
      </w:r>
      <w:del w:id="1731" w:author="Claude" w:date="2026-09-24T12:00:00Z">
        <w:r>
          <w:rPr>
            <w:lang w:val="en-US"/>
          </w:rPr>
          <w:delText xml:space="preserve">derives</w:delText>
        </w:r>
      </w:del>
      <w:ins w:id="1732" w:author="Claude" w:date="2026-09-24T12:00:00Z">
        <w:r>
          <w:rPr>
            <w:lang w:val="en-US"/>
          </w:rPr>
          <w:t xml:space="preserve">classifies using</w:t>
        </w:r>
      </w:ins>
      <w:r>
        <w:rPr>
          <w:lang w:val="en-US"/>
        </w:rPr>
        <w:t xml:space="preserve"> its </w:t>
      </w:r>
      <w:del w:id="1733" w:author="Claude" w:date="2026-09-24T12:00:00Z">
        <w:r>
          <w:rPr>
            <w:lang w:val="en-US"/>
          </w:rPr>
          <w:delText xml:space="preserve">classification behavior from its pretrained</w:delText>
        </w:r>
      </w:del>
      <w:ins w:id="1734" w:author="Claude" w:date="2026-09-24T12:00:00Z">
        <w:r>
          <w:rPr>
            <w:lang w:val="en-US"/>
          </w:rPr>
          <w:t xml:space="preserve">pre-trained</w:t>
        </w:r>
      </w:ins>
      <w:r>
        <w:rPr>
          <w:lang w:val="en-US"/>
        </w:rPr>
        <w:t xml:space="preserve"> knowledge and the instructions</w:t>
      </w:r>
      <w:del w:id="1735" w:author="Claude" w:date="2026-09-24T12:00:00Z">
        <w:r>
          <w:rPr>
            <w:lang w:val="en-US"/>
          </w:rPr>
          <w:delText xml:space="preserve"> provided in the  prompt</w:delText>
        </w:r>
      </w:del>
      <w:r>
        <w:rPr>
          <w:lang w:val="en-US"/>
        </w:rPr>
        <w:t xml:space="preserve">. </w:t>
      </w:r>
      <w:r>
        <w:t xml:space="preserve">We fine-tune BERT-base-uncased </w:t>
      </w:r>
      <w:del w:id="1736" w:author="Claude" w:date="2026-09-24T12:00:00Z">
        <w:r>
          <w:delText xml:space="preserve">(based on the configuration reported in  </w:delText>
        </w:r>
      </w:del>
      <w:r>
        <w:t xml:space="preserve">[19]</w:t>
      </w:r>
      <w:del w:id="1737" w:author="Claude" w:date="2026-09-24T12:00:00Z">
        <w:r>
          <w:delText xml:space="preserve">)</w:delText>
        </w:r>
      </w:del>
      <w:r>
        <w:t xml:space="preserve"> and RoBERTa-base </w:t>
      </w:r>
      <w:del w:id="1738" w:author="Claude" w:date="2026-09-24T12:00:00Z">
        <w:r>
          <w:delText xml:space="preserve">(based</w:delText>
        </w:r>
      </w:del>
      <w:ins w:id="1739" w:author="Claude" w:date="2026-09-24T12:00:00Z">
        <w:r>
          <w:t xml:space="preserve">[20],</w:t>
        </w:r>
      </w:ins>
      <w:r>
        <w:t xml:space="preserve"> </w:t>
      </w:r>
      <w:del w:id="1740" w:author="Claude" w:date="2026-09-24T12:00:00Z">
        <w:r>
          <w:delText xml:space="preserve">on</w:delText>
        </w:r>
      </w:del>
      <w:ins w:id="1741" w:author="Claude" w:date="2026-09-24T12:00:00Z">
        <w:r>
          <w:t xml:space="preserve">following</w:t>
        </w:r>
      </w:ins>
      <w:r>
        <w:t xml:space="preserve"> the </w:t>
      </w:r>
      <w:del w:id="1742" w:author="Claude" w:date="2026-09-24T12:00:00Z">
        <w:r>
          <w:delText xml:space="preserve">configuration</w:delText>
        </w:r>
      </w:del>
      <w:ins w:id="1743" w:author="Claude" w:date="2026-09-24T12:00:00Z">
        <w:r>
          <w:t xml:space="preserve">configurations</w:t>
        </w:r>
      </w:ins>
      <w:r>
        <w:t xml:space="preserve"> reported in </w:t>
      </w:r>
      <w:del w:id="1744" w:author="Claude" w:date="2026-09-24T12:00:00Z">
        <w:r>
          <w:delText xml:space="preserve">[20])</w:delText>
        </w:r>
      </w:del>
      <w:ins w:id="1745" w:author="Claude" w:date="2026-09-24T12:00:00Z">
        <w:r>
          <w:t xml:space="preserve">those papers,</w:t>
        </w:r>
      </w:ins>
      <w:r>
        <w:t xml:space="preserve"> with a classification head (AdamW, learning rate 2×10⁻⁵, batch </w:t>
      </w:r>
      <w:ins w:id="1746" w:author="Claude" w:date="2026-09-24T12:00:00Z">
        <w:r>
          <w:t xml:space="preserve">size </w:t>
        </w:r>
      </w:ins>
      <w:r>
        <w:t xml:space="preserve">16, maximum length 128</w:t>
      </w:r>
      <w:del w:id="1747" w:author="Claude" w:date="2026-09-24T12:00:00Z">
        <w:r>
          <w:delText xml:space="preserve">;</w:delText>
        </w:r>
      </w:del>
      <w:ins w:id="1748" w:author="Claude" w:date="2026-09-24T12:00:00Z">
        <w:r>
          <w:t xml:space="preserve">,</w:t>
        </w:r>
      </w:ins>
      <w:r>
        <w:t xml:space="preserve"> 3 epochs on the binary tasks</w:t>
      </w:r>
      <w:del w:id="1749" w:author="Claude" w:date="2026-09-24T12:00:00Z">
        <w:r>
          <w:delText xml:space="preserve">,</w:delText>
        </w:r>
      </w:del>
      <w:ins w:id="1750" w:author="Claude" w:date="2026-09-24T12:00:00Z">
        <w:r>
          <w:t xml:space="preserve"> and</w:t>
        </w:r>
      </w:ins>
      <w:r>
        <w:t xml:space="preserve"> 10 on sub-types). Each encoder </w:t>
      </w:r>
      <w:del w:id="1751" w:author="Claude" w:date="2026-09-24T12:00:00Z">
        <w:r>
          <w:delText xml:space="preserve">only configuration </w:delText>
        </w:r>
      </w:del>
      <w:r>
        <w:t xml:space="preserve">is </w:t>
      </w:r>
      <w:del w:id="1752" w:author="Claude" w:date="2026-09-24T12:00:00Z">
        <w:r>
          <w:delText xml:space="preserve">experimented  </w:delText>
        </w:r>
      </w:del>
      <w:ins w:id="1753" w:author="Claude" w:date="2026-09-24T12:00:00Z">
        <w:r>
          <w:t xml:space="preserve">trained </w:t>
        </w:r>
      </w:ins>
      <w:r>
        <w:t xml:space="preserve">with</w:t>
      </w:r>
      <w:del w:id="1754" w:author="Claude" w:date="2026-09-24T12:00:00Z">
        <w:r>
          <w:delText xml:space="preserve"> and without</w:delText>
        </w:r>
      </w:del>
      <w:r>
        <w:t xml:space="preserve"> inverse-frequency class weighting; the unweighted </w:t>
      </w:r>
      <w:del w:id="1755" w:author="Claude" w:date="2026-09-24T12:00:00Z">
        <w:r>
          <w:delText xml:space="preserve">control</w:delText>
        </w:r>
      </w:del>
      <w:ins w:id="1756" w:author="Claude" w:date="2026-09-24T12:00:00Z">
        <w:r>
          <w:t xml:space="preserve">version</w:t>
        </w:r>
      </w:ins>
      <w:r>
        <w:t xml:space="preserve"> </w:t>
      </w:r>
      <w:del w:id="1757" w:author="Claude" w:date="2026-09-24T12:00:00Z">
        <w:r>
          <w:delText xml:space="preserve">is</w:delText>
        </w:r>
      </w:del>
      <w:ins w:id="1758" w:author="Claude" w:date="2026-09-24T12:00:00Z">
        <w:r>
          <w:t xml:space="preserve">serves as</w:t>
        </w:r>
      </w:ins>
      <w:r>
        <w:t xml:space="preserve"> an ablation</w:t>
      </w:r>
      <w:del w:id="1759" w:author="Claude" w:date="2026-09-24T12:00:00Z">
        <w:r>
          <w:delText xml:space="preserve"> of the weighting</w:delText>
        </w:r>
      </w:del>
      <w:r>
        <w:t xml:space="preserve"> and is run</w:t>
      </w:r>
      <w:ins w:id="1760" w:author="Claude" w:date="2026-09-24T12:00:00Z">
        <w:r>
          <w:t xml:space="preserve"> only</w:t>
        </w:r>
      </w:ins>
      <w:r>
        <w:t xml:space="preserve"> on the security task</w:t>
      </w:r>
      <w:del w:id="1761" w:author="Claude" w:date="2026-09-24T12:00:00Z">
        <w:r>
          <w:delText xml:space="preserve"> only  at the</w:delText>
        </w:r>
      </w:del>
      <w:ins w:id="1762" w:author="Claude" w:date="2026-09-24T12:00:00Z">
        <w:r>
          <w:t xml:space="preserve">,</w:t>
        </w:r>
      </w:ins>
      <w:r>
        <w:t xml:space="preserve"> in-domain </w:t>
      </w:r>
      <w:ins w:id="1763" w:author="Claude" w:date="2026-09-24T12:00:00Z">
        <w:r>
          <w:t xml:space="preserve">on PROMISE_exp </w:t>
        </w:r>
      </w:ins>
      <w:r>
        <w:t xml:space="preserve">and</w:t>
      </w:r>
      <w:ins w:id="1764" w:author="Claude" w:date="2026-09-24T12:00:00Z">
        <w:r>
          <w:t xml:space="preserve"> at the</w:t>
        </w:r>
      </w:ins>
      <w:r>
        <w:t xml:space="preserve"> cross-dataset </w:t>
      </w:r>
      <w:del w:id="1765" w:author="Claude" w:date="2026-09-24T12:00:00Z">
        <w:r>
          <w:delText xml:space="preserve">levels</w:delText>
        </w:r>
      </w:del>
      <w:ins w:id="1766" w:author="Claude" w:date="2026-09-24T12:00:00Z">
        <w:r>
          <w:t xml:space="preserve">level</w:t>
        </w:r>
      </w:ins>
      <w:r>
        <w:t xml:space="preserve">. Six instruction-tuned open models are run locally: Gemma-2-2B, SmolLM3-3B, Qwen2.5-3B, Phi-4-mini, Qwen2.5-7B and Llama-3.1-8B, </w:t>
      </w:r>
      <w:del w:id="1767" w:author="Claude" w:date="2026-09-24T12:00:00Z">
        <w:r>
          <w:delText xml:space="preserve">ranging from</w:delText>
        </w:r>
      </w:del>
      <w:ins w:id="1768" w:author="Claude" w:date="2026-09-24T12:00:00Z">
        <w:r>
          <w:t xml:space="preserve">with</w:t>
        </w:r>
      </w:ins>
      <w:r>
        <w:t xml:space="preserve"> 2.6 to 8.0 B parameters. All six </w:t>
      </w:r>
      <w:del w:id="1769" w:author="Claude" w:date="2026-09-24T12:00:00Z">
        <w:r>
          <w:delText xml:space="preserve">share one configuration:</w:delText>
        </w:r>
      </w:del>
      <w:ins w:id="1770" w:author="Claude" w:date="2026-09-24T12:00:00Z">
        <w:r>
          <w:t xml:space="preserve">use</w:t>
        </w:r>
      </w:ins>
      <w:r>
        <w:t xml:space="preserve"> 4-bit NF4 weight quantization with double quantization and float16 compute</w:t>
      </w:r>
      <w:del w:id="1771" w:author="Claude" w:date="2026-09-24T12:00:00Z">
        <w:r>
          <w:delText xml:space="preserve">,</w:delText>
        </w:r>
      </w:del>
      <w:ins w:id="1772" w:author="Claude" w:date="2026-09-24T12:00:00Z">
        <w:r>
          <w:t xml:space="preserve"> [21]</w:t>
        </w:r>
      </w:ins>
      <w:r>
        <w:t xml:space="preserve"> on a single free-tier NVIDIA T4</w:t>
      </w:r>
      <w:del w:id="1773" w:author="Claude" w:date="2026-09-24T12:00:00Z">
        <w:r>
          <w:delText xml:space="preserve">. This is the quantization scheme introduced by Dettmers et al. [21]</w:delText>
        </w:r>
      </w:del>
      <w:r>
        <w:t xml:space="preserve">, </w:t>
      </w:r>
      <w:del w:id="1774" w:author="Claude" w:date="2026-09-24T12:00:00Z">
        <w:r>
          <w:delText xml:space="preserve">and it</w:delText>
        </w:r>
      </w:del>
      <w:ins w:id="1775" w:author="Claude" w:date="2026-09-24T12:00:00Z">
        <w:r>
          <w:t xml:space="preserve">which</w:t>
        </w:r>
      </w:ins>
      <w:r>
        <w:t xml:space="preserve"> is what allows an 8 B model to fit in the </w:t>
      </w:r>
      <w:ins w:id="1776" w:author="Claude" w:date="2026-09-24T12:00:00Z">
        <w:r>
          <w:t xml:space="preserve">T4’s </w:t>
        </w:r>
      </w:ins>
      <w:r>
        <w:t xml:space="preserve">16 GB of </w:t>
      </w:r>
      <w:del w:id="1777" w:author="Claude" w:date="2026-09-24T12:00:00Z">
        <w:r>
          <w:delText xml:space="preserve">a single T4</w:delText>
        </w:r>
      </w:del>
      <w:ins w:id="1778" w:author="Claude" w:date="2026-09-24T12:00:00Z">
        <w:r>
          <w:t xml:space="preserve">memory</w:t>
        </w:r>
      </w:ins>
      <w:r>
        <w:t xml:space="preserve">. The </w:t>
      </w:r>
      <w:del w:id="1779" w:author="Claude" w:date="2026-09-24T12:00:00Z">
        <w:r>
          <w:delText xml:space="preserve">remaining</w:delText>
        </w:r>
      </w:del>
      <w:ins w:id="1780" w:author="Claude" w:date="2026-09-24T12:00:00Z">
        <w:r>
          <w:t xml:space="preserve">other</w:t>
        </w:r>
      </w:ins>
      <w:r>
        <w:t xml:space="preserve"> two models </w:t>
      </w:r>
      <w:del w:id="1781" w:author="Claude" w:date="2026-09-24T12:00:00Z">
        <w:r>
          <w:delText xml:space="preserve">are</w:delText>
        </w:r>
      </w:del>
      <w:ins w:id="1782" w:author="Claude" w:date="2026-09-24T12:00:00Z">
        <w:r>
          <w:t xml:space="preserve">run</w:t>
        </w:r>
      </w:ins>
      <w:r>
        <w:t xml:space="preserve"> </w:t>
      </w:r>
      <w:del w:id="1783" w:author="Claude" w:date="2026-09-24T12:00:00Z">
        <w:r>
          <w:delText xml:space="preserve">not quantized and run</w:delText>
        </w:r>
      </w:del>
      <w:ins w:id="1784" w:author="Claude" w:date="2026-09-24T12:00:00Z">
        <w:r>
          <w:t xml:space="preserve">unquantized</w:t>
        </w:r>
      </w:ins>
      <w:r>
        <w:t xml:space="preserve"> at their provider</w:t>
      </w:r>
      <w:del w:id="1785" w:author="Claude" w:date="2026-09-24T12:00:00Z">
        <w:r>
          <w:delText xml:space="preserve">'</w:delText>
        </w:r>
      </w:del>
      <w:ins w:id="1786" w:author="Claude" w:date="2026-09-24T12:00:00Z">
        <w:r>
          <w:t xml:space="preserve">’</w:t>
        </w:r>
      </w:ins>
      <w:r>
        <w:t xml:space="preserve">s default precision: Llama-3.3-70B </w:t>
      </w:r>
      <w:del w:id="1787" w:author="Claude" w:date="2026-09-24T12:00:00Z">
        <w:r>
          <w:delText xml:space="preserve">is accessed </w:delText>
        </w:r>
      </w:del>
      <w:r>
        <w:t xml:space="preserve">through the Groq free API tier</w:t>
      </w:r>
      <w:del w:id="1788" w:author="Claude" w:date="2026-09-24T12:00:00Z">
        <w:r>
          <w:delText xml:space="preserve">,</w:delText>
        </w:r>
      </w:del>
      <w:r>
        <w:t xml:space="preserve"> and Gemini 3.1 Flash-Lite through the Google GenAI free API</w:t>
      </w:r>
      <w:r>
        <w:rPr>
          <w:rFonts w:hint="cs"/>
          <w:rtl/>
        </w:rPr>
        <w:t xml:space="preserve"> </w:t>
      </w:r>
      <w:r>
        <w:t xml:space="preserve">tier. Decoding is </w:t>
      </w:r>
      <w:del w:id="1789" w:author="Claude" w:date="2026-09-24T12:00:00Z">
        <w:r>
          <w:delText xml:space="preserve">identical</w:delText>
        </w:r>
      </w:del>
      <w:ins w:id="1790" w:author="Claude" w:date="2026-09-24T12:00:00Z">
        <w:r>
          <w:t xml:space="preserve">the same</w:t>
        </w:r>
      </w:ins>
      <w:r>
        <w:t xml:space="preserve"> for all eight</w:t>
      </w:r>
      <w:ins w:id="1791" w:author="Claude" w:date="2026-09-24T12:00:00Z">
        <w:r>
          <w:t xml:space="preserve"> models</w:t>
        </w:r>
      </w:ins>
      <w:r>
        <w:t xml:space="preserve">: greedy, </w:t>
      </w:r>
      <w:ins w:id="1792" w:author="Claude" w:date="2026-09-24T12:00:00Z">
        <w:r>
          <w:t xml:space="preserve">with </w:t>
        </w:r>
      </w:ins>
      <w:r>
        <w:t xml:space="preserve">temperature 0</w:t>
      </w:r>
      <w:del w:id="1793" w:author="Claude" w:date="2026-09-24T12:00:00Z">
        <w:r>
          <w:delText xml:space="preserve">,</w:delText>
        </w:r>
      </w:del>
      <w:ins w:id="1794" w:author="Claude" w:date="2026-09-24T12:00:00Z">
        <w:r>
          <w:t xml:space="preserve"> and</w:t>
        </w:r>
      </w:ins>
      <w:r>
        <w:t xml:space="preserve"> at most twelve new tokens. A ninth prompted model was </w:t>
      </w:r>
      <w:del w:id="1795" w:author="Claude" w:date="2026-09-24T12:00:00Z">
        <w:r>
          <w:delText xml:space="preserve">attempted</w:delText>
        </w:r>
      </w:del>
      <w:ins w:id="1796" w:author="Claude" w:date="2026-09-24T12:00:00Z">
        <w:r>
          <w:t xml:space="preserve">also</w:t>
        </w:r>
      </w:ins>
      <w:r>
        <w:t xml:space="preserve"> </w:t>
      </w:r>
      <w:del w:id="1797" w:author="Claude" w:date="2026-09-24T12:00:00Z">
        <w:r>
          <w:delText xml:space="preserve">and</w:delText>
        </w:r>
      </w:del>
      <w:ins w:id="1798" w:author="Claude" w:date="2026-09-24T12:00:00Z">
        <w:r>
          <w:t xml:space="preserve">run but</w:t>
        </w:r>
      </w:ins>
      <w:r>
        <w:t xml:space="preserve"> failed the </w:t>
      </w:r>
      <w:del w:id="1799" w:author="Claude" w:date="2026-09-24T12:00:00Z">
        <w:r>
          <w:delText xml:space="preserve">reportability</w:delText>
        </w:r>
      </w:del>
      <w:ins w:id="1800" w:author="Claude" w:date="2026-09-24T12:00:00Z">
        <w:r>
          <w:t xml:space="preserve">reporting</w:t>
        </w:r>
      </w:ins>
      <w:r>
        <w:t xml:space="preserve"> </w:t>
      </w:r>
      <w:del w:id="1801" w:author="Claude" w:date="2026-09-24T12:00:00Z">
        <w:r>
          <w:delText xml:space="preserve">gate</w:delText>
        </w:r>
      </w:del>
      <w:ins w:id="1802" w:author="Claude" w:date="2026-09-24T12:00:00Z">
        <w:r>
          <w:t xml:space="preserve">criteria</w:t>
        </w:r>
      </w:ins>
      <w:r>
        <w:t xml:space="preserve"> defined below; its predictions </w:t>
      </w:r>
      <w:del w:id="1803" w:author="Claude" w:date="2026-09-24T12:00:00Z">
        <w:r>
          <w:delText xml:space="preserve">remain</w:delText>
        </w:r>
      </w:del>
      <w:ins w:id="1804" w:author="Claude" w:date="2026-09-24T12:00:00Z">
        <w:r>
          <w:t xml:space="preserve">are included</w:t>
        </w:r>
      </w:ins>
      <w:r>
        <w:t xml:space="preserve"> in the </w:t>
      </w:r>
      <w:del w:id="1805" w:author="Claude" w:date="2026-09-24T12:00:00Z">
        <w:r>
          <w:delText xml:space="preserve">raw</w:delText>
        </w:r>
      </w:del>
      <w:ins w:id="1806" w:author="Claude" w:date="2026-09-24T12:00:00Z">
        <w:r>
          <w:t xml:space="preserve">prediction</w:t>
        </w:r>
      </w:ins>
      <w:r>
        <w:t xml:space="preserve"> </w:t>
      </w:r>
      <w:del w:id="1807" w:author="Claude" w:date="2026-09-24T12:00:00Z">
        <w:r>
          <w:delText xml:space="preserve">store, which is why the</w:delText>
        </w:r>
      </w:del>
      <w:ins w:id="1808" w:author="Claude" w:date="2026-09-24T12:00:00Z">
        <w:r>
          <w:t xml:space="preserve">and</w:t>
        </w:r>
      </w:ins>
      <w:r>
        <w:t xml:space="preserve"> cell </w:t>
      </w:r>
      <w:del w:id="1809" w:author="Claude" w:date="2026-09-24T12:00:00Z">
        <w:r>
          <w:delText xml:space="preserve">and prediction </w:delText>
        </w:r>
      </w:del>
      <w:r>
        <w:t xml:space="preserve">counts </w:t>
      </w:r>
      <w:del w:id="1810" w:author="Claude" w:date="2026-09-24T12:00:00Z">
        <w:r>
          <w:delText xml:space="preserve">reported</w:delText>
        </w:r>
      </w:del>
      <w:ins w:id="1811" w:author="Claude" w:date="2026-09-24T12:00:00Z">
        <w:r>
          <w:t xml:space="preserve">given</w:t>
        </w:r>
      </w:ins>
      <w:r>
        <w:t xml:space="preserve"> there</w:t>
      </w:r>
      <w:del w:id="1812" w:author="Claude" w:date="2026-09-24T12:00:00Z">
        <w:r>
          <w:delText xml:space="preserve"> exceed what the twelve reported configurations alone would give</w:delText>
        </w:r>
      </w:del>
      <w:r>
        <w:t xml:space="preserve">, but it </w:t>
      </w:r>
      <w:del w:id="1813" w:author="Claude" w:date="2026-09-24T12:00:00Z">
        <w:r>
          <w:delText xml:space="preserve">enters</w:delText>
        </w:r>
      </w:del>
      <w:ins w:id="1814" w:author="Claude" w:date="2026-09-24T12:00:00Z">
        <w:r>
          <w:t xml:space="preserve">appears in</w:t>
        </w:r>
      </w:ins>
      <w:r>
        <w:t xml:space="preserve"> no table.</w:t>
      </w:r>
      <w:r>
        <w:rPr>
          <w:rFonts w:hint="cs"/>
          <w:rtl/>
        </w:rPr>
        <w:t xml:space="preserve"> </w:t>
      </w:r>
      <w:r>
        <w:t xml:space="preserve">Encoders </w:t>
      </w:r>
      <w:del w:id="1815" w:author="Claude" w:date="2026-09-24T12:00:00Z">
        <w:r>
          <w:delText xml:space="preserve">answer</w:delText>
        </w:r>
      </w:del>
      <w:ins w:id="1816" w:author="Claude" w:date="2026-09-24T12:00:00Z">
        <w:r>
          <w:t xml:space="preserve">classify</w:t>
        </w:r>
      </w:ins>
      <w:r>
        <w:t xml:space="preserve"> every requirement once per fold. </w:t>
      </w:r>
      <w:del w:id="1817" w:author="Claude" w:date="2026-09-24T12:00:00Z">
        <w:r>
          <w:delText xml:space="preserve">On the</w:delText>
        </w:r>
      </w:del>
      <w:ins w:id="1818" w:author="Claude" w:date="2026-09-24T12:00:00Z">
        <w:r>
          <w:t xml:space="preserve">The</w:t>
        </w:r>
      </w:ins>
      <w:r>
        <w:t xml:space="preserve"> API </w:t>
      </w:r>
      <w:del w:id="1819" w:author="Claude" w:date="2026-09-24T12:00:00Z">
        <w:r>
          <w:delText xml:space="preserve">tiers the prompted </w:delText>
        </w:r>
      </w:del>
      <w:r>
        <w:t xml:space="preserve">models </w:t>
      </w:r>
      <w:del w:id="1820" w:author="Claude" w:date="2026-09-24T12:00:00Z">
        <w:r>
          <w:delText xml:space="preserve">answer</w:delText>
        </w:r>
      </w:del>
      <w:ins w:id="1821" w:author="Claude" w:date="2026-09-24T12:00:00Z">
        <w:r>
          <w:t xml:space="preserve">classify</w:t>
        </w:r>
      </w:ins>
      <w:r>
        <w:t xml:space="preserve"> a stratified sample instead,</w:t>
      </w:r>
      <w:ins w:id="1822" w:author="Claude" w:date="2026-09-24T12:00:00Z">
        <w:r>
          <w:t xml:space="preserve"> with at least ten items per class: up to</w:t>
        </w:r>
      </w:ins>
      <w:r>
        <w:t xml:space="preserve"> 300 requirements per binary task </w:t>
      </w:r>
      <w:del w:id="1823" w:author="Claude" w:date="2026-09-24T12:00:00Z">
        <w:r>
          <w:delText xml:space="preserve">and 200 per sub-type task </w:delText>
        </w:r>
      </w:del>
      <w:r>
        <w:t xml:space="preserve">on the hosted tier</w:t>
      </w:r>
      <w:del w:id="1824" w:author="Claude" w:date="2026-09-24T12:00:00Z">
        <w:r>
          <w:delText xml:space="preserve">,</w:delText>
        </w:r>
      </w:del>
      <w:ins w:id="1825" w:author="Claude" w:date="2026-09-24T12:00:00Z">
        <w:r>
          <w:t xml:space="preserve"> (286 to 294 were returned)</w:t>
        </w:r>
      </w:ins>
      <w:r>
        <w:t xml:space="preserve"> and 60 </w:t>
      </w:r>
      <w:del w:id="1826" w:author="Claude" w:date="2026-09-24T12:00:00Z">
        <w:r>
          <w:delText xml:space="preserve">items </w:delText>
        </w:r>
      </w:del>
      <w:r>
        <w:t xml:space="preserve">per </w:t>
      </w:r>
      <w:del w:id="1827" w:author="Claude" w:date="2026-09-24T12:00:00Z">
        <w:r>
          <w:delText xml:space="preserve">cell</w:delText>
        </w:r>
      </w:del>
      <w:ins w:id="1828" w:author="Claude" w:date="2026-09-24T12:00:00Z">
        <w:r>
          <w:t xml:space="preserve">task</w:t>
        </w:r>
      </w:ins>
      <w:r>
        <w:t xml:space="preserve"> on the commercial tier</w:t>
      </w:r>
      <w:del w:id="1829" w:author="Claude" w:date="2026-09-24T12:00:00Z">
        <w:r>
          <w:delText xml:space="preserve">,</w:delText>
        </w:r>
      </w:del>
      <w:ins w:id="1830" w:author="Claude" w:date="2026-09-24T12:00:00Z">
        <w:r>
          <w:t xml:space="preserve">.</w:t>
        </w:r>
      </w:ins>
      <w:r>
        <w:t xml:space="preserve"> </w:t>
      </w:r>
      <w:del w:id="1831" w:author="Claude" w:date="2026-09-24T12:00:00Z">
        <w:r>
          <w:delText xml:space="preserve">with a floor of ten items per class; the</w:delText>
        </w:r>
      </w:del>
      <w:ins w:id="1832" w:author="Claude" w:date="2026-09-24T12:00:00Z">
        <w:r>
          <w:t xml:space="preserve">The</w:t>
        </w:r>
      </w:ins>
      <w:r>
        <w:t xml:space="preserve"> six local models </w:t>
      </w:r>
      <w:del w:id="1833" w:author="Claude" w:date="2026-09-24T12:00:00Z">
        <w:r>
          <w:delText xml:space="preserve">answer</w:delText>
        </w:r>
      </w:del>
      <w:ins w:id="1834" w:author="Claude" w:date="2026-09-24T12:00:00Z">
        <w:r>
          <w:t xml:space="preserve">classify</w:t>
        </w:r>
      </w:ins>
      <w:r>
        <w:t xml:space="preserve"> every item not held out as a few-shot </w:t>
      </w:r>
      <w:del w:id="1835" w:author="Claude" w:date="2026-09-24T12:00:00Z">
        <w:r>
          <w:delText xml:space="preserve">exemplar</w:delText>
        </w:r>
      </w:del>
      <w:ins w:id="1836" w:author="Claude" w:date="2026-09-24T12:00:00Z">
        <w:r>
          <w:t xml:space="preserve">example</w:t>
        </w:r>
      </w:ins>
      <w:r>
        <w:t xml:space="preserve">, 960 of the 968 in PROMISE_exp and 436 of the 444 in SecReq. </w:t>
      </w:r>
      <w:del w:id="1837" w:author="Claude" w:date="2026-09-24T12:00:00Z">
        <w:r>
          <w:delText xml:space="preserve">Each</w:delText>
        </w:r>
      </w:del>
      <w:ins w:id="1838" w:author="Claude" w:date="2026-09-24T12:00:00Z">
        <w:r>
          <w:t xml:space="preserve">In every significance test, the</w:t>
        </w:r>
      </w:ins>
      <w:r>
        <w:t xml:space="preserve"> encoder is scored on exactly the items </w:t>
      </w:r>
      <w:ins w:id="1839" w:author="Claude" w:date="2026-09-24T12:00:00Z">
        <w:r>
          <w:t xml:space="preserve">that </w:t>
        </w:r>
      </w:ins>
      <w:r>
        <w:t xml:space="preserve">its</w:t>
      </w:r>
      <w:ins w:id="1840" w:author="Claude" w:date="2026-09-24T12:00:00Z">
        <w:r>
          <w:t xml:space="preserve"> prompted</w:t>
        </w:r>
      </w:ins>
      <w:r>
        <w:t xml:space="preserve"> counterpart answered, so </w:t>
      </w:r>
      <w:del w:id="1841" w:author="Claude" w:date="2026-09-24T12:00:00Z">
        <w:r>
          <w:delText xml:space="preserve">every</w:delText>
        </w:r>
      </w:del>
      <w:ins w:id="1842" w:author="Claude" w:date="2026-09-24T12:00:00Z">
        <w:r>
          <w:t xml:space="preserve">all</w:t>
        </w:r>
      </w:ins>
      <w:r>
        <w:t xml:space="preserve"> </w:t>
      </w:r>
      <w:del w:id="1843" w:author="Claude" w:date="2026-09-24T12:00:00Z">
        <w:r>
          <w:delText xml:space="preserve">comparison</w:delText>
        </w:r>
      </w:del>
      <w:ins w:id="1844" w:author="Claude" w:date="2026-09-24T12:00:00Z">
        <w:r>
          <w:t xml:space="preserve">tests</w:t>
        </w:r>
      </w:ins>
      <w:r>
        <w:t xml:space="preserve"> </w:t>
      </w:r>
      <w:del w:id="1845" w:author="Claude" w:date="2026-09-24T12:00:00Z">
        <w:r>
          <w:delText xml:space="preserve">is</w:delText>
        </w:r>
      </w:del>
      <w:ins w:id="1846" w:author="Claude" w:date="2026-09-24T12:00:00Z">
        <w:r>
          <w:t xml:space="preserve">are</w:t>
        </w:r>
      </w:ins>
      <w:r>
        <w:t xml:space="preserve"> paired.</w:t>
      </w:r>
    </w:p>
    <w:p w14:paraId="477AB87F" w14:textId="77777777" w:rsidR="006B5908" w:rsidRDefault="00000000">
      <w:pPr>
        <w:pStyle w:val="tablehead"/>
        <w:keepNext/>
        <w:numPr>
          <w:ilvl w:val="0"/>
          <w:numId w:val="0"/>
        </w:numPr>
        <w:spacing w:after="0pt"/>
      </w:pPr>
      <w:r>
        <w:t>TABLE II</w:t>
      </w:r>
    </w:p>
    <w:p w14:paraId="4A04CC1C" w14:textId="77777777" w:rsidR="006B5908" w:rsidRDefault="00000000">
      <w:pPr>
        <w:pStyle w:val="tablehead"/>
        <w:keepNext/>
        <w:numPr>
          <w:ilvl w:val="0"/>
          <w:numId w:val="0"/>
        </w:numPr>
        <w:spacing w:after="3pt"/>
      </w:pPr>
      <w:r>
        <w:t>The twelve configurations compared, in ten rows: each encoder row covers a weighted (w) and an unweighted (u) variant. B = parameters in billions.</w:t>
      </w:r>
    </w:p>
    <w:tbl>
      <w:tblPr>
        <w:tblW w:w="241.95pt" w:type="dxa"/>
        <w:jc w:val="center"/>
        <w:tblBorders>
          <w:top w:val="single" w:sz="8" w:space="0" w:color="000000"/>
          <w:start w:val="nil"/>
          <w:bottom w:val="single" w:sz="8" w:space="0" w:color="000000"/>
          <w:end w:val="nil"/>
          <w:insideH w:val="nil"/>
          <w:insideV w:val="nil"/>
        </w:tblBorders>
        <w:tblLayout w:type="fixed"/>
        <w:tblLook w:firstRow="1" w:lastRow="0" w:firstColumn="1" w:lastColumn="0" w:noHBand="0" w:noVBand="1"/>
      </w:tblPr>
      <w:tblGrid>
        <w:gridCol w:w="1320"/>
        <w:gridCol w:w="1720"/>
        <w:gridCol w:w="500"/>
        <w:gridCol w:w="1299"/>
      </w:tblGrid>
      <w:tr w:rsidR="006B5908" w14:paraId="2EE6F8CF" w14:textId="77777777">
        <w:trPr>
          <w:jc w:val="center"/>
        </w:trPr>
        <w:tc>
          <w:tcPr>
            <w:tcW w:w="66.00pt" w:type="dxa"/>
            <w:tcBorders>
              <w:bottom w:val="single" w:sz="4" w:space="0" w:color="000000"/>
            </w:tcBorders>
          </w:tcPr>
          <w:p w14:paraId="35171E32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b/>
                <w:sz w:val="15"/>
              </w:rPr>
              <w:t>Configuration</w:t>
            </w:r>
          </w:p>
        </w:tc>
        <w:tc>
          <w:tcPr>
            <w:tcW w:w="86.00pt" w:type="dxa"/>
            <w:tcBorders>
              <w:bottom w:val="single" w:sz="4" w:space="0" w:color="000000"/>
            </w:tcBorders>
          </w:tcPr>
          <w:p w14:paraId="52EE3DB4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5"/>
              </w:rPr>
              <w:t>Checkpoint / endpoint</w:t>
            </w:r>
          </w:p>
        </w:tc>
        <w:tc>
          <w:tcPr>
            <w:tcW w:w="25.00pt" w:type="dxa"/>
            <w:tcBorders>
              <w:bottom w:val="single" w:sz="4" w:space="0" w:color="000000"/>
            </w:tcBorders>
          </w:tcPr>
          <w:p w14:paraId="18C1FE8E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5"/>
              </w:rPr>
              <w:t>B</w:t>
            </w:r>
          </w:p>
        </w:tc>
        <w:tc>
          <w:tcPr>
            <w:tcW w:w="64.95pt" w:type="dxa"/>
            <w:tcBorders>
              <w:bottom w:val="single" w:sz="4" w:space="0" w:color="000000"/>
            </w:tcBorders>
          </w:tcPr>
          <w:p w14:paraId="654F5118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5"/>
              </w:rPr>
              <w:t>How it was run</w:t>
            </w:r>
          </w:p>
        </w:tc>
      </w:tr>
      <w:tr w:rsidR="006B5908" w14:paraId="42A2D7CB" w14:textId="77777777">
        <w:trPr>
          <w:jc w:val="center"/>
        </w:trPr>
        <w:tc>
          <w:tcPr>
            <w:tcW w:w="66.00pt" w:type="dxa"/>
          </w:tcPr>
          <w:p w14:paraId="6DE3F709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BERT (w / u)</w:t>
            </w:r>
          </w:p>
        </w:tc>
        <w:tc>
          <w:tcPr>
            <w:tcW w:w="86.00pt" w:type="dxa"/>
          </w:tcPr>
          <w:p w14:paraId="5D890C4E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bert-base-uncased</w:t>
            </w:r>
          </w:p>
        </w:tc>
        <w:tc>
          <w:tcPr>
            <w:tcW w:w="25.00pt" w:type="dxa"/>
          </w:tcPr>
          <w:p w14:paraId="6DA9E5DF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0.11</w:t>
            </w:r>
          </w:p>
        </w:tc>
        <w:tc>
          <w:tcPr>
            <w:tcW w:w="64.95pt" w:type="dxa"/>
          </w:tcPr>
          <w:p w14:paraId="29E49E8A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fine-tuned</w:t>
            </w:r>
          </w:p>
        </w:tc>
      </w:tr>
      <w:tr w:rsidR="006B5908" w14:paraId="653C2E1B" w14:textId="77777777">
        <w:trPr>
          <w:jc w:val="center"/>
        </w:trPr>
        <w:tc>
          <w:tcPr>
            <w:tcW w:w="66.00pt" w:type="dxa"/>
          </w:tcPr>
          <w:p w14:paraId="7C3D6168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RoBERTa (w / u)</w:t>
            </w:r>
          </w:p>
        </w:tc>
        <w:tc>
          <w:tcPr>
            <w:tcW w:w="86.00pt" w:type="dxa"/>
          </w:tcPr>
          <w:p w14:paraId="59CECABD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roberta-base</w:t>
            </w:r>
          </w:p>
        </w:tc>
        <w:tc>
          <w:tcPr>
            <w:tcW w:w="25.00pt" w:type="dxa"/>
          </w:tcPr>
          <w:p w14:paraId="6D44AD84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0.13</w:t>
            </w:r>
          </w:p>
        </w:tc>
        <w:tc>
          <w:tcPr>
            <w:tcW w:w="64.95pt" w:type="dxa"/>
          </w:tcPr>
          <w:p w14:paraId="7EC1A0A1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fine-tuned</w:t>
            </w:r>
          </w:p>
        </w:tc>
      </w:tr>
      <w:tr w:rsidR="006B5908" w14:paraId="2283DB71" w14:textId="77777777">
        <w:trPr>
          <w:jc w:val="center"/>
        </w:trPr>
        <w:tc>
          <w:tcPr>
            <w:tcW w:w="66.00pt" w:type="dxa"/>
          </w:tcPr>
          <w:p w14:paraId="50C1B81F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Gemma-2-2B</w:t>
            </w:r>
          </w:p>
        </w:tc>
        <w:tc>
          <w:tcPr>
            <w:tcW w:w="86.00pt" w:type="dxa"/>
          </w:tcPr>
          <w:p w14:paraId="32C14FD5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gemma-2-2b-it</w:t>
            </w:r>
          </w:p>
        </w:tc>
        <w:tc>
          <w:tcPr>
            <w:tcW w:w="25.00pt" w:type="dxa"/>
          </w:tcPr>
          <w:p w14:paraId="3D207EAA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2.61</w:t>
            </w:r>
          </w:p>
        </w:tc>
        <w:tc>
          <w:tcPr>
            <w:tcW w:w="64.95pt" w:type="dxa"/>
          </w:tcPr>
          <w:p w14:paraId="22A802E5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free GPU, 4-bit</w:t>
            </w:r>
          </w:p>
        </w:tc>
      </w:tr>
      <w:tr w:rsidR="006B5908" w14:paraId="2DF76963" w14:textId="77777777">
        <w:trPr>
          <w:jc w:val="center"/>
        </w:trPr>
        <w:tc>
          <w:tcPr>
            <w:tcW w:w="66.00pt" w:type="dxa"/>
          </w:tcPr>
          <w:p w14:paraId="37864622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SmolLM3-3B</w:t>
            </w:r>
          </w:p>
        </w:tc>
        <w:tc>
          <w:tcPr>
            <w:tcW w:w="86.00pt" w:type="dxa"/>
          </w:tcPr>
          <w:p w14:paraId="353D5627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SmolLM3-3B</w:t>
            </w:r>
          </w:p>
        </w:tc>
        <w:tc>
          <w:tcPr>
            <w:tcW w:w="25.00pt" w:type="dxa"/>
          </w:tcPr>
          <w:p w14:paraId="0D1EDACE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3.08</w:t>
            </w:r>
          </w:p>
        </w:tc>
        <w:tc>
          <w:tcPr>
            <w:tcW w:w="64.95pt" w:type="dxa"/>
          </w:tcPr>
          <w:p w14:paraId="73BCD2FF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free GPU, 4-bit</w:t>
            </w:r>
          </w:p>
        </w:tc>
      </w:tr>
      <w:tr w:rsidR="006B5908" w14:paraId="5F780111" w14:textId="77777777">
        <w:trPr>
          <w:jc w:val="center"/>
        </w:trPr>
        <w:tc>
          <w:tcPr>
            <w:tcW w:w="66.00pt" w:type="dxa"/>
          </w:tcPr>
          <w:p w14:paraId="0792D269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Qwen2.5-3B</w:t>
            </w:r>
          </w:p>
        </w:tc>
        <w:tc>
          <w:tcPr>
            <w:tcW w:w="86.00pt" w:type="dxa"/>
          </w:tcPr>
          <w:p w14:paraId="269EB8A6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Qwen2.5-3B-Instruct</w:t>
            </w:r>
          </w:p>
        </w:tc>
        <w:tc>
          <w:tcPr>
            <w:tcW w:w="25.00pt" w:type="dxa"/>
          </w:tcPr>
          <w:p w14:paraId="321E7C1E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3.09</w:t>
            </w:r>
          </w:p>
        </w:tc>
        <w:tc>
          <w:tcPr>
            <w:tcW w:w="64.95pt" w:type="dxa"/>
          </w:tcPr>
          <w:p w14:paraId="568C4D22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free GPU, 4-bit</w:t>
            </w:r>
          </w:p>
        </w:tc>
      </w:tr>
      <w:tr w:rsidR="006B5908" w14:paraId="310AFE0D" w14:textId="77777777">
        <w:trPr>
          <w:jc w:val="center"/>
        </w:trPr>
        <w:tc>
          <w:tcPr>
            <w:tcW w:w="66.00pt" w:type="dxa"/>
          </w:tcPr>
          <w:p w14:paraId="19CDE2B6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Phi-4-mini</w:t>
            </w:r>
          </w:p>
        </w:tc>
        <w:tc>
          <w:tcPr>
            <w:tcW w:w="86.00pt" w:type="dxa"/>
          </w:tcPr>
          <w:p w14:paraId="0A7F2B6C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Phi-4-mini-instruct</w:t>
            </w:r>
          </w:p>
        </w:tc>
        <w:tc>
          <w:tcPr>
            <w:tcW w:w="25.00pt" w:type="dxa"/>
          </w:tcPr>
          <w:p w14:paraId="4BB196C4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3.84</w:t>
            </w:r>
          </w:p>
        </w:tc>
        <w:tc>
          <w:tcPr>
            <w:tcW w:w="64.95pt" w:type="dxa"/>
          </w:tcPr>
          <w:p w14:paraId="76F1B072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free GPU, 4-bit</w:t>
            </w:r>
          </w:p>
        </w:tc>
      </w:tr>
      <w:tr w:rsidR="006B5908" w14:paraId="48FD7977" w14:textId="77777777">
        <w:trPr>
          <w:jc w:val="center"/>
        </w:trPr>
        <w:tc>
          <w:tcPr>
            <w:tcW w:w="66.00pt" w:type="dxa"/>
          </w:tcPr>
          <w:p w14:paraId="0DC0FD49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Qwen2.5-7B</w:t>
            </w:r>
          </w:p>
        </w:tc>
        <w:tc>
          <w:tcPr>
            <w:tcW w:w="86.00pt" w:type="dxa"/>
          </w:tcPr>
          <w:p w14:paraId="3FC194B7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Qwen2.5-7B-Instruct</w:t>
            </w:r>
          </w:p>
        </w:tc>
        <w:tc>
          <w:tcPr>
            <w:tcW w:w="25.00pt" w:type="dxa"/>
          </w:tcPr>
          <w:p w14:paraId="0072F6FE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7.62</w:t>
            </w:r>
          </w:p>
        </w:tc>
        <w:tc>
          <w:tcPr>
            <w:tcW w:w="64.95pt" w:type="dxa"/>
          </w:tcPr>
          <w:p w14:paraId="557A1ED3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free GPU, 4-bit</w:t>
            </w:r>
          </w:p>
        </w:tc>
      </w:tr>
      <w:tr w:rsidR="006B5908" w14:paraId="7EE3C56D" w14:textId="77777777">
        <w:trPr>
          <w:jc w:val="center"/>
        </w:trPr>
        <w:tc>
          <w:tcPr>
            <w:tcW w:w="66.00pt" w:type="dxa"/>
          </w:tcPr>
          <w:p w14:paraId="3F29B65A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Llama-3.1-8B</w:t>
            </w:r>
          </w:p>
        </w:tc>
        <w:tc>
          <w:tcPr>
            <w:tcW w:w="86.00pt" w:type="dxa"/>
          </w:tcPr>
          <w:p w14:paraId="3E4578A8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Llama-3.1-8B-Instruct</w:t>
            </w:r>
          </w:p>
        </w:tc>
        <w:tc>
          <w:tcPr>
            <w:tcW w:w="25.00pt" w:type="dxa"/>
          </w:tcPr>
          <w:p w14:paraId="0A329655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8.03</w:t>
            </w:r>
          </w:p>
        </w:tc>
        <w:tc>
          <w:tcPr>
            <w:tcW w:w="64.95pt" w:type="dxa"/>
          </w:tcPr>
          <w:p w14:paraId="51BDF16D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free GPU, 4-bit</w:t>
            </w:r>
          </w:p>
        </w:tc>
      </w:tr>
      <w:tr w:rsidR="006B5908" w14:paraId="12AE1E2C" w14:textId="77777777">
        <w:trPr>
          <w:jc w:val="center"/>
        </w:trPr>
        <w:tc>
          <w:tcPr>
            <w:tcW w:w="66.00pt" w:type="dxa"/>
          </w:tcPr>
          <w:p w14:paraId="0319D6D8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5"/>
              </w:rPr>
              <w:t>Llama-3.3-70B</w:t>
            </w:r>
          </w:p>
        </w:tc>
        <w:tc>
          <w:tcPr>
            <w:tcW w:w="86.00pt" w:type="dxa"/>
          </w:tcPr>
          <w:p w14:paraId="1153D3D8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llama-3.3-70b-versatile</w:t>
            </w:r>
          </w:p>
        </w:tc>
        <w:tc>
          <w:tcPr>
            <w:tcW w:w="25.00pt" w:type="dxa"/>
          </w:tcPr>
          <w:p w14:paraId="57F2C1DD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70.6</w:t>
            </w:r>
          </w:p>
        </w:tc>
        <w:tc>
          <w:tcPr>
            <w:tcW w:w="64.95pt" w:type="dxa"/>
          </w:tcPr>
          <w:p w14:paraId="17041534" w14:textId="77777777" w:rsidR="006B5908" w:rsidRDefault="00000000">
            <w:pPr>
              <w:keepNext/>
              <w:spacing w:before="0.50pt" w:after="0.50pt"/>
            </w:pPr>
            <w:r>
              <w:rPr>
                <w:sz w:val="15"/>
              </w:rPr>
              <w:t>hosted API</w:t>
            </w:r>
          </w:p>
        </w:tc>
      </w:tr>
      <w:tr w:rsidR="006B5908" w14:paraId="3117D887" w14:textId="77777777">
        <w:trPr>
          <w:jc w:val="center"/>
        </w:trPr>
        <w:tc>
          <w:tcPr>
            <w:tcW w:w="66.00pt" w:type="dxa"/>
          </w:tcPr>
          <w:p w14:paraId="3CC82CE4" w14:textId="77777777" w:rsidR="006B5908" w:rsidRDefault="00000000">
            <w:pPr>
              <w:spacing w:before="0.50pt" w:after="0.50pt"/>
              <w:jc w:val="start"/>
            </w:pPr>
            <w:r>
              <w:rPr>
                <w:sz w:val="15"/>
                <w:szCs w:val="15"/>
              </w:rPr>
              <w:t xml:space="preserve">Gemini 3.1 Flash</w:t>
              <w:noBreakHyphen/>
              <w:t>Lite</w:t>
            </w:r>
          </w:p>
        </w:tc>
        <w:tc>
          <w:tcPr>
            <w:tcW w:w="86.00pt" w:type="dxa"/>
          </w:tcPr>
          <w:p w14:paraId="666EF56D" w14:textId="77777777" w:rsidR="006B5908" w:rsidRDefault="00000000">
            <w:pPr>
              <w:spacing w:before="0.50pt" w:after="0.50pt"/>
            </w:pPr>
            <w:r>
              <w:rPr>
                <w:sz w:val="15"/>
              </w:rPr>
              <w:t>gemini-3.1-flash-lite</w:t>
            </w:r>
          </w:p>
        </w:tc>
        <w:tc>
          <w:tcPr>
            <w:tcW w:w="25.00pt" w:type="dxa"/>
          </w:tcPr>
          <w:p w14:paraId="49CA4531" w14:textId="77777777" w:rsidR="006B5908" w:rsidRDefault="00000000">
            <w:pPr>
              <w:spacing w:before="0.50pt" w:after="0.50pt"/>
            </w:pPr>
            <w:r>
              <w:rPr>
                <w:sz w:val="15"/>
              </w:rPr>
              <w:t>n/a</w:t>
            </w:r>
          </w:p>
        </w:tc>
        <w:tc>
          <w:tcPr>
            <w:tcW w:w="64.95pt" w:type="dxa"/>
          </w:tcPr>
          <w:p w14:paraId="6FCD4689" w14:textId="77777777" w:rsidR="006B5908" w:rsidRDefault="00000000">
            <w:pPr>
              <w:spacing w:before="0.50pt" w:after="0.50pt"/>
            </w:pPr>
            <w:r>
              <w:rPr>
                <w:sz w:val="15"/>
              </w:rPr>
              <w:t>commercial API</w:t>
            </w:r>
          </w:p>
        </w:tc>
      </w:tr>
    </w:tbl>
    <w:p w14:paraId="7ADA761A" w14:textId="77777777" w:rsidR="006B5908" w:rsidRDefault="006B5908">
      <w:pPr>
        <w:pStyle w:val="BodyText"/>
        <w:spacing w:after="2pt"/>
      </w:pPr>
    </w:p>
    <w:p w14:paraId="29F1B317" w14:textId="4B3CB9AC" w:rsidR="006B5908" w:rsidRDefault="00000000">
      <w:pPr>
        <w:pStyle w:val="BodyText"/>
      </w:pPr>
      <w:r>
        <w:rPr>
          <w:b/>
        </w:rPr>
        <w:t xml:space="preserve">Prompting.</w:t>
      </w:r>
      <w:r>
        <w:t xml:space="preserve"> Each </w:t>
      </w:r>
      <w:del w:id="1847" w:author="Claude" w:date="2026-09-24T12:00:00Z">
        <w:r>
          <w:delText xml:space="preserve">of the eight </w:delText>
        </w:r>
      </w:del>
      <w:r>
        <w:t xml:space="preserve">prompted </w:t>
      </w:r>
      <w:del w:id="1848" w:author="Claude" w:date="2026-09-24T12:00:00Z">
        <w:r>
          <w:delText xml:space="preserve">LLMs</w:delText>
        </w:r>
      </w:del>
      <w:ins w:id="1849" w:author="Claude" w:date="2026-09-24T12:00:00Z">
        <w:r>
          <w:t xml:space="preserve">LLM</w:t>
        </w:r>
      </w:ins>
      <w:r>
        <w:t xml:space="preserve"> receives one fixed instruction</w:t>
      </w:r>
      <w:del w:id="1850" w:author="Claude" w:date="2026-09-24T12:00:00Z">
        <w:r>
          <w:delText xml:space="preserve"> naming the task, listing the permitted labels and requiring a one-word reply,</w:delText>
        </w:r>
      </w:del>
      <w:r>
        <w:t xml:space="preserve"> in a single user message. </w:t>
      </w:r>
      <w:del w:id="1851" w:author="Claude" w:date="2026-09-24T12:00:00Z">
        <w:r>
          <w:delText xml:space="preserve">Decoding is greedy (temperature 0, at most twelve new tokens). </w:delText>
        </w:r>
      </w:del>
      <w:r>
        <w:t xml:space="preserve">The </w:t>
      </w:r>
      <w:del w:id="1852" w:author="Claude" w:date="2026-09-24T12:00:00Z">
        <w:r>
          <w:delText xml:space="preserve">prompt</w:delText>
        </w:r>
      </w:del>
      <w:ins w:id="1853" w:author="Claude" w:date="2026-09-24T12:00:00Z">
        <w:r>
          <w:t xml:space="preserve">instruction</w:t>
        </w:r>
      </w:ins>
      <w:r>
        <w:t xml:space="preserve"> </w:t>
      </w:r>
      <w:del w:id="1854" w:author="Claude" w:date="2026-09-24T12:00:00Z">
        <w:r>
          <w:delText xml:space="preserve">used to instruct</w:delText>
        </w:r>
      </w:del>
      <w:ins w:id="1855" w:author="Claude" w:date="2026-09-24T12:00:00Z">
        <w:r>
          <w:t xml:space="preserve">names</w:t>
        </w:r>
      </w:ins>
      <w:r>
        <w:t xml:space="preserve"> the </w:t>
      </w:r>
      <w:del w:id="1856" w:author="Claude" w:date="2026-09-24T12:00:00Z">
        <w:r>
          <w:delText xml:space="preserve">LLM</w:delText>
        </w:r>
      </w:del>
      <w:ins w:id="1857" w:author="Claude" w:date="2026-09-24T12:00:00Z">
        <w:r>
          <w:t xml:space="preserve">task,</w:t>
        </w:r>
      </w:ins>
      <w:r>
        <w:t xml:space="preserve"> </w:t>
      </w:r>
      <w:del w:id="1858" w:author="Claude" w:date="2026-09-24T12:00:00Z">
        <w:r>
          <w:delText xml:space="preserve">to</w:delText>
        </w:r>
      </w:del>
      <w:ins w:id="1859" w:author="Claude" w:date="2026-09-24T12:00:00Z">
        <w:r>
          <w:t xml:space="preserve">lists</w:t>
        </w:r>
      </w:ins>
      <w:r>
        <w:t xml:space="preserve"> </w:t>
      </w:r>
      <w:del w:id="1860" w:author="Claude" w:date="2026-09-24T12:00:00Z">
        <w:r>
          <w:delText xml:space="preserve">classify</w:delText>
        </w:r>
      </w:del>
      <w:ins w:id="1861" w:author="Claude" w:date="2026-09-24T12:00:00Z">
        <w:r>
          <w:t xml:space="preserve">the</w:t>
        </w:r>
      </w:ins>
      <w:r>
        <w:t xml:space="preserve"> </w:t>
      </w:r>
      <w:del w:id="1862" w:author="Claude" w:date="2026-09-24T12:00:00Z">
        <w:r>
          <w:delText xml:space="preserve">based</w:delText>
        </w:r>
      </w:del>
      <w:ins w:id="1863" w:author="Claude" w:date="2026-09-24T12:00:00Z">
        <w:r>
          <w:t xml:space="preserve">permitted</w:t>
        </w:r>
      </w:ins>
      <w:r>
        <w:t xml:space="preserve"> </w:t>
      </w:r>
      <w:del w:id="1864" w:author="Claude" w:date="2026-09-24T12:00:00Z">
        <w:r>
          <w:delText xml:space="preserve">on</w:delText>
        </w:r>
      </w:del>
      <w:ins w:id="1865" w:author="Claude" w:date="2026-09-24T12:00:00Z">
        <w:r>
          <w:t xml:space="preserve">labels, and asks for a one-word answer. Fig. 2 shows the</w:t>
        </w:r>
      </w:ins>
      <w:r>
        <w:t xml:space="preserve"> FR/NFR </w:t>
      </w:r>
      <w:del w:id="1866" w:author="Claude" w:date="2026-09-24T12:00:00Z">
        <w:r>
          <w:delText xml:space="preserve">label is shown below</w:delText>
        </w:r>
      </w:del>
      <w:ins w:id="1867" w:author="Claude" w:date="2026-09-24T12:00:00Z">
        <w:r>
          <w:t xml:space="preserve">prompt</w:t>
        </w:r>
      </w:ins>
      <w:r>
        <w:t xml:space="preserve">; the other tasks use the same template with their own </w:t>
      </w:r>
      <w:del w:id="1868" w:author="Claude" w:date="2026-09-24T12:00:00Z">
        <w:r>
          <w:delText xml:space="preserve">classification </w:delText>
        </w:r>
      </w:del>
      <w:r>
        <w:t xml:space="preserve">labels</w:t>
      </w:r>
      <w:del w:id="1869" w:author="Claude" w:date="2026-09-24T12:00:00Z">
        <w:r>
          <w:delText xml:space="preserve"> given in the prompt</w:delText>
        </w:r>
      </w:del>
      <w:r>
        <w:t xml:space="preserve">.</w:t>
      </w:r>
    </w:p>
    <w:p>
      <w:pPr>
        <w:pStyle w:val="BodyText"/>
        <w:keepNext/>
        <w:pBdr>
          <w:top w:val="single" w:sz="4" w:space="3" w:color="auto"/>
        </w:pBdr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You are classifying a software requirement.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Decide whether it is a FUNCTIONAL requirement (FR) -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something the system must DO - or a NON-FUNCTIONAL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requirement (NFR) - a quality, constraint or property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such as performance, security or usability.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Answer with exactly one word: "FR" or "NFR".</w:t>
      </w:r>
    </w:p>
    <w:p>
      <w:pPr>
        <w:pStyle w:val="BodyText"/>
        <w:keepNext/>
        <w:spacing w:before="0pt" w:after="0pt" w:line="8pt" w:lineRule="exact"/>
        <w:ind w:start="0pt" w:firstLine="0pt"/>
        <w:jc w:val="start"/>
      </w:pP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b/>
          <w:spacing w:val="0"/>
          <w:sz w:val="14"/>
          <w:szCs w:val="14"/>
        </w:rPr>
        <w:t xml:space="preserve">[inserted only in the few-shot conditions, k = 2:]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Examples: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Requirement: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"""The system shall have a MDI form that allows for the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viewing of the graph and the data table."""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Answer: FR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Requirement: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"""The system shall refresh the display every 60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seconds."""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Answer: NFR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Now classify this one:</w:t>
      </w:r>
    </w:p>
    <w:p>
      <w:pPr>
        <w:pStyle w:val="BodyText"/>
        <w:keepNext/>
        <w:spacing w:before="0pt" w:after="0pt" w:line="8pt" w:lineRule="exact"/>
        <w:ind w:start="0pt" w:firstLine="0pt"/>
        <w:jc w:val="start"/>
      </w:pP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Requirement: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"""The product shall be able to be used by 90% of novice</w:t>
      </w:r>
    </w:p>
    <w:p>
      <w:pPr>
        <w:pStyle w:val="BodyText"/>
        <w:keepNext/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users on the Internet."""</w:t>
      </w:r>
    </w:p>
    <w:p>
      <w:pPr>
        <w:pStyle w:val="BodyText"/>
        <w:keepNext/>
        <w:spacing w:before="0pt" w:after="0pt" w:line="8pt" w:lineRule="exact"/>
        <w:ind w:start="0pt" w:firstLine="0pt"/>
        <w:jc w:val="start"/>
      </w:pPr>
    </w:p>
    <w:p>
      <w:pPr>
        <w:pStyle w:val="BodyText"/>
        <w:keepNext/>
        <w:pBdr>
          <w:bottom w:val="single" w:sz="4" w:space="3" w:color="auto"/>
        </w:pBdr>
        <w:spacing w:before="0pt" w:after="0pt" w:line="11pt" w:lineRule="exact"/>
        <w:ind w:start="0pt" w:firstLine="0pt"/>
        <w:jc w:val="start"/>
      </w:pPr>
      <w:r>
        <w:rPr>
          <w:rFonts w:ascii="Courier New" w:hAnsi="Courier New" w:cs="Courier New"/>
          <w:spacing w:val="0"/>
          <w:sz w:val="14"/>
          <w:szCs w:val="14"/>
        </w:rPr>
        <w:t xml:space="preserve">Answer:</w:t>
      </w:r>
    </w:p>
    <w:p>
      <w:pPr>
        <w:pStyle w:val="BodyText"/>
        <w:spacing w:before="3pt" w:after="6pt" w:line="9.6pt" w:lineRule="exact"/>
        <w:ind w:start="0pt" w:firstLine="0pt"/>
        <w:jc w:val="both"/>
      </w:pPr>
      <w:ins w:id="1870" w:author="Claude" w:date="2026-09-24T12:00:00Z">
        <w:r>
          <w:rPr>
            <w:sz w:val="16"/>
            <w:szCs w:val="16"/>
          </w:rPr>
          <w:t xml:space="preserve">Fig. 2. </w:t>
        </w:r>
      </w:ins>
      <w:r>
        <w:rPr>
          <w:sz w:val="16"/>
          <w:szCs w:val="16"/>
        </w:rPr>
        <w:t xml:space="preserve">The base FR/NFR prompt</w:t>
      </w:r>
      <w:del w:id="1871" w:author="Claude" w:date="2026-09-24T12:00:00Z">
        <w:r>
          <w:rPr>
            <w:sz w:val="16"/>
            <w:szCs w:val="16"/>
          </w:rPr>
          <w:delText xml:space="preserve"> exactly</w:delText>
        </w:r>
      </w:del>
      <w:r>
        <w:rPr>
          <w:sz w:val="16"/>
          <w:szCs w:val="16"/>
        </w:rPr>
        <w:t xml:space="preserve"> as sent to the model. The </w:t>
      </w:r>
      <w:del w:id="1872" w:author="Claude" w:date="2026-09-24T12:00:00Z">
        <w:r>
          <w:rPr>
            <w:sz w:val="16"/>
            <w:szCs w:val="16"/>
          </w:rPr>
          <w:delText xml:space="preserve">bracketed </w:delText>
        </w:r>
      </w:del>
      <w:r>
        <w:rPr>
          <w:sz w:val="16"/>
          <w:szCs w:val="16"/>
        </w:rPr>
        <w:t xml:space="preserve">block </w:t>
      </w:r>
      <w:del w:id="1873" w:author="Claude" w:date="2026-09-24T12:00:00Z">
        <w:r>
          <w:rPr>
            <w:sz w:val="16"/>
            <w:szCs w:val="16"/>
          </w:rPr>
          <w:delText xml:space="preserve">is</w:delText>
        </w:r>
      </w:del>
      <w:ins w:id="1874" w:author="Claude" w:date="2026-09-24T12:00:00Z">
        <w:r>
          <w:rPr>
            <w:sz w:val="16"/>
            <w:szCs w:val="16"/>
          </w:rPr>
          <w:t xml:space="preserve">marked</w:t>
        </w:r>
      </w:ins>
      <w:r>
        <w:rPr>
          <w:sz w:val="16"/>
          <w:szCs w:val="16"/>
        </w:rPr>
        <w:t xml:space="preserve"> </w:t>
      </w:r>
      <w:del w:id="1875" w:author="Claude" w:date="2026-09-24T12:00:00Z">
        <w:r>
          <w:rPr>
            <w:sz w:val="16"/>
            <w:szCs w:val="16"/>
          </w:rPr>
          <w:delText xml:space="preserve">present</w:delText>
        </w:r>
      </w:del>
      <w:ins w:id="1876" w:author="Claude" w:date="2026-09-24T12:00:00Z">
        <w:r>
          <w:rPr>
            <w:sz w:val="16"/>
            <w:szCs w:val="16"/>
          </w:rPr>
          <w:t xml:space="preserve">in brackets appears</w:t>
        </w:r>
      </w:ins>
      <w:r>
        <w:rPr>
          <w:sz w:val="16"/>
          <w:szCs w:val="16"/>
        </w:rPr>
        <w:t xml:space="preserve"> only in the few-shot conditions </w:t>
      </w:r>
      <w:del w:id="1877" w:author="Claude" w:date="2026-09-24T12:00:00Z">
        <w:r>
          <w:rPr>
            <w:sz w:val="16"/>
            <w:szCs w:val="16"/>
          </w:rPr>
          <w:delText xml:space="preserve">and</w:delText>
        </w:r>
      </w:del>
      <w:ins w:id="1878" w:author="Claude" w:date="2026-09-24T12:00:00Z">
        <w:r>
          <w:rPr>
            <w:sz w:val="16"/>
            <w:szCs w:val="16"/>
          </w:rPr>
          <w:t xml:space="preserve">(the bracketed line itself</w:t>
        </w:r>
      </w:ins>
      <w:r>
        <w:rPr>
          <w:sz w:val="16"/>
          <w:szCs w:val="16"/>
        </w:rPr>
        <w:t xml:space="preserve"> is not </w:t>
      </w:r>
      <w:del w:id="1879" w:author="Claude" w:date="2026-09-24T12:00:00Z">
        <w:r>
          <w:rPr>
            <w:sz w:val="16"/>
            <w:szCs w:val="16"/>
          </w:rPr>
          <w:delText xml:space="preserve">itself </w:delText>
        </w:r>
      </w:del>
      <w:r>
        <w:rPr>
          <w:sz w:val="16"/>
          <w:szCs w:val="16"/>
        </w:rPr>
        <w:t xml:space="preserve">sent</w:t>
      </w:r>
      <w:ins w:id="1880" w:author="Claude" w:date="2026-09-24T12:00:00Z">
        <w:r>
          <w:rPr>
            <w:sz w:val="16"/>
            <w:szCs w:val="16"/>
          </w:rPr>
          <w:t xml:space="preserve">)</w:t>
        </w:r>
      </w:ins>
      <w:r>
        <w:rPr>
          <w:sz w:val="16"/>
          <w:szCs w:val="16"/>
        </w:rPr>
        <w:t xml:space="preserve">; the requirements shown are real </w:t>
      </w:r>
      <w:ins w:id="1881" w:author="Claude" w:date="2026-09-24T12:00:00Z">
        <w:r>
          <w:rPr>
            <w:sz w:val="16"/>
            <w:szCs w:val="16"/>
          </w:rPr>
          <w:t xml:space="preserve">PROMISE_exp </w:t>
        </w:r>
      </w:ins>
      <w:r>
        <w:rPr>
          <w:sz w:val="16"/>
          <w:szCs w:val="16"/>
        </w:rPr>
        <w:t xml:space="preserve">items</w:t>
      </w:r>
      <w:del w:id="1882" w:author="Claude" w:date="2026-09-24T12:00:00Z">
        <w:r>
          <w:rPr>
            <w:sz w:val="16"/>
            <w:szCs w:val="16"/>
          </w:rPr>
          <w:delText xml:space="preserve"> from PROMISE_exp</w:delText>
        </w:r>
      </w:del>
      <w:r>
        <w:rPr>
          <w:sz w:val="16"/>
          <w:szCs w:val="16"/>
        </w:rPr>
        <w:t xml:space="preserve">.</w:t>
      </w:r>
      <w:del w:id="1883" w:author="Claude" w:date="2026-09-24T12:00:00Z">
        <w:r>
          <w:rPr>
            <w:sz w:val="16"/>
            <w:szCs w:val="16"/>
          </w:rPr>
          <w:delText xml:space="preserve"> The security task uses the same template with its own labels.</w:delText>
        </w:r>
      </w:del>
    </w:p>
    <w:p w14:paraId="462F0E1D" w14:textId="77777777" w:rsidR="006B5908" w:rsidRDefault="006B5908">
      <w:pPr>
        <w:pStyle w:val="BodyText"/>
        <w:spacing w:after="2pt"/>
      </w:pPr>
    </w:p>
    <w:p w14:paraId="163D54D1" w14:textId="7C72515C" w:rsidR="006B5908" w:rsidRDefault="00000000" w:rsidP="006F3776">
      <w:pPr>
        <w:pStyle w:val="BodyText"/>
      </w:pPr>
      <w:r>
        <w:t xml:space="preserve">The</w:t>
      </w:r>
      <w:del w:id="1884" w:author="Claude" w:date="2026-09-24T12:00:00Z">
        <w:r>
          <w:delText xml:space="preserve"> prompt</w:delText>
        </w:r>
      </w:del>
      <w:r>
        <w:t xml:space="preserve"> instruction is</w:t>
      </w:r>
      <w:ins w:id="1885" w:author="Claude" w:date="2026-09-24T12:00:00Z">
        <w:r>
          <w:t xml:space="preserve"> kept</w:t>
        </w:r>
      </w:ins>
      <w:r>
        <w:t xml:space="preserve"> fixed across levels as an experimental control</w:t>
      </w:r>
      <w:del w:id="1886" w:author="Claude" w:date="2026-09-24T12:00:00Z">
        <w:r>
          <w:delText xml:space="preserve">,</w:delText>
        </w:r>
      </w:del>
      <w:ins w:id="1887" w:author="Claude" w:date="2026-09-24T12:00:00Z">
        <w:r>
          <w:t xml:space="preserve">. We do</w:t>
        </w:r>
      </w:ins>
      <w:r>
        <w:t xml:space="preserve"> not </w:t>
      </w:r>
      <w:del w:id="1888" w:author="Claude" w:date="2026-09-24T12:00:00Z">
        <w:r>
          <w:delText xml:space="preserve">as a </w:delText>
        </w:r>
      </w:del>
      <w:r>
        <w:t xml:space="preserve">claim </w:t>
      </w:r>
      <w:del w:id="1889" w:author="Claude" w:date="2026-09-24T12:00:00Z">
        <w:r>
          <w:delText xml:space="preserve">of</w:delText>
        </w:r>
      </w:del>
      <w:ins w:id="1890" w:author="Claude" w:date="2026-09-24T12:00:00Z">
        <w:r>
          <w:t xml:space="preserve">that</w:t>
        </w:r>
      </w:ins>
      <w:r>
        <w:t xml:space="preserve"> </w:t>
      </w:r>
      <w:del w:id="1891" w:author="Claude" w:date="2026-09-24T12:00:00Z">
        <w:r>
          <w:delText xml:space="preserve">optimality.</w:delText>
        </w:r>
      </w:del>
      <w:ins w:id="1892" w:author="Claude" w:date="2026-09-24T12:00:00Z">
        <w:r>
          <w:t xml:space="preserve">it</w:t>
        </w:r>
      </w:ins>
      <w:r>
        <w:t xml:space="preserve"> </w:t>
      </w:r>
      <w:del w:id="1893" w:author="Claude" w:date="2026-09-24T12:00:00Z">
        <w:r>
          <w:delText xml:space="preserve">It</w:delText>
        </w:r>
      </w:del>
      <w:ins w:id="1894" w:author="Claude" w:date="2026-09-24T12:00:00Z">
        <w:r>
          <w:t xml:space="preserve">is</w:t>
        </w:r>
      </w:ins>
      <w:r>
        <w:t xml:space="preserve"> </w:t>
      </w:r>
      <w:del w:id="1895" w:author="Claude" w:date="2026-09-24T12:00:00Z">
        <w:r>
          <w:delText xml:space="preserve">should</w:delText>
        </w:r>
      </w:del>
      <w:ins w:id="1896" w:author="Claude" w:date="2026-09-24T12:00:00Z">
        <w:r>
          <w:t xml:space="preserve">optimal,</w:t>
        </w:r>
      </w:ins>
      <w:r>
        <w:t xml:space="preserve"> </w:t>
      </w:r>
      <w:del w:id="1897" w:author="Claude" w:date="2026-09-24T12:00:00Z">
        <w:r>
          <w:delText xml:space="preserve">be noted that</w:delText>
        </w:r>
      </w:del>
      <w:ins w:id="1898" w:author="Claude" w:date="2026-09-24T12:00:00Z">
        <w:r>
          <w:t xml:space="preserve">and</w:t>
        </w:r>
      </w:ins>
      <w:r>
        <w:t xml:space="preserve"> re-optimizing it </w:t>
      </w:r>
      <w:del w:id="1899" w:author="Claude" w:date="2026-09-24T12:00:00Z">
        <w:r>
          <w:delText xml:space="preserve">per</w:delText>
        </w:r>
      </w:del>
      <w:ins w:id="1900" w:author="Claude" w:date="2026-09-24T12:00:00Z">
        <w:r>
          <w:t xml:space="preserve">for each</w:t>
        </w:r>
      </w:ins>
      <w:r>
        <w:t xml:space="preserve"> level would confound </w:t>
      </w:r>
      <w:ins w:id="1901" w:author="Claude" w:date="2026-09-24T12:00:00Z">
        <w:r>
          <w:t xml:space="preserve">the </w:t>
        </w:r>
      </w:ins>
      <w:r>
        <w:t xml:space="preserve">prompt </w:t>
      </w:r>
      <w:del w:id="1902" w:author="Claude" w:date="2026-09-24T12:00:00Z">
        <w:r>
          <w:delText xml:space="preserve">and</w:delText>
        </w:r>
      </w:del>
      <w:ins w:id="1903" w:author="Claude" w:date="2026-09-24T12:00:00Z">
        <w:r>
          <w:t xml:space="preserve">with the</w:t>
        </w:r>
      </w:ins>
      <w:r>
        <w:t xml:space="preserve"> shift. Its format follows the zero-shot instructions of the studies </w:t>
      </w:r>
      <w:del w:id="1904" w:author="Claude" w:date="2026-09-24T12:00:00Z">
        <w:r>
          <w:delText xml:space="preserve">compared</w:delText>
        </w:r>
      </w:del>
      <w:ins w:id="1905" w:author="Claude" w:date="2026-09-24T12:00:00Z">
        <w:r>
          <w:t xml:space="preserve">we compare</w:t>
        </w:r>
      </w:ins>
      <w:r>
        <w:t xml:space="preserve"> against </w:t>
      </w:r>
      <w:del w:id="1906" w:author="Claude" w:date="2026-09-24T12:00:00Z">
        <w:r>
          <w:delText xml:space="preserve">(</w:delText>
        </w:r>
      </w:del>
      <w:r>
        <w:t xml:space="preserve">[7]</w:t>
      </w:r>
      <w:del w:id="1907" w:author="Claude" w:date="2026-09-24T12:00:00Z">
        <w:r>
          <w:delText xml:space="preserve">–</w:delText>
        </w:r>
      </w:del>
      <w:ins w:id="1908" w:author="Claude" w:date="2026-09-24T12:00:00Z">
        <w:r>
          <w:t xml:space="preserve">, </w:t>
        </w:r>
      </w:ins>
      <w:r>
        <w:t xml:space="preserve">[8]</w:t>
      </w:r>
      <w:del w:id="1909" w:author="Claude" w:date="2026-09-24T12:00:00Z">
        <w:r>
          <w:delText xml:space="preserve">)</w:delText>
        </w:r>
      </w:del>
      <w:ins w:id="1910" w:author="Claude" w:date="2026-09-24T12:00:00Z">
        <w:r>
          <w:t xml:space="preserve">,</w:t>
        </w:r>
      </w:ins>
      <w:r>
        <w:t xml:space="preserve"> and</w:t>
      </w:r>
      <w:ins w:id="1911" w:author="Claude" w:date="2026-09-24T12:00:00Z">
        <w:r>
          <w:t xml:space="preserve"> it</w:t>
        </w:r>
      </w:ins>
      <w:r>
        <w:t xml:space="preserve"> was never tuned on test items. To </w:t>
      </w:r>
      <w:del w:id="1912" w:author="Claude" w:date="2026-09-24T12:00:00Z">
        <w:r>
          <w:delText xml:space="preserve">bound</w:delText>
        </w:r>
      </w:del>
      <w:ins w:id="1913" w:author="Claude" w:date="2026-09-24T12:00:00Z">
        <w:r>
          <w:t xml:space="preserve">estimate</w:t>
        </w:r>
      </w:ins>
      <w:r>
        <w:t xml:space="preserve"> </w:t>
      </w:r>
      <w:del w:id="1914" w:author="Claude" w:date="2026-09-24T12:00:00Z">
        <w:r>
          <w:delText xml:space="preserve">what</w:delText>
        </w:r>
      </w:del>
      <w:ins w:id="1915" w:author="Claude" w:date="2026-09-24T12:00:00Z">
        <w:r>
          <w:t xml:space="preserve">how much</w:t>
        </w:r>
      </w:ins>
      <w:r>
        <w:t xml:space="preserve"> a better prompt </w:t>
      </w:r>
      <w:del w:id="1916" w:author="Claude" w:date="2026-09-24T12:00:00Z">
        <w:r>
          <w:delText xml:space="preserve">is</w:delText>
        </w:r>
      </w:del>
      <w:ins w:id="1917" w:author="Claude" w:date="2026-09-24T12:00:00Z">
        <w:r>
          <w:t xml:space="preserve">could</w:t>
        </w:r>
      </w:ins>
      <w:r>
        <w:t xml:space="preserve"> </w:t>
      </w:r>
      <w:del w:id="1918" w:author="Claude" w:date="2026-09-24T12:00:00Z">
        <w:r>
          <w:delText xml:space="preserve">worth</w:delText>
        </w:r>
      </w:del>
      <w:ins w:id="1919" w:author="Claude" w:date="2026-09-24T12:00:00Z">
        <w:r>
          <w:t xml:space="preserve">gain</w:t>
        </w:r>
      </w:ins>
      <w:r>
        <w:t xml:space="preserve">, two models</w:t>
      </w:r>
      <w:ins w:id="1920" w:author="Claude" w:date="2026-09-24T12:00:00Z">
        <w:r>
          <w:t xml:space="preserve"> (Gemma-2-2B and Qwen2.5-7B)</w:t>
        </w:r>
      </w:ins>
      <w:r>
        <w:t xml:space="preserve"> were re-run </w:t>
      </w:r>
      <w:del w:id="1921" w:author="Claude" w:date="2026-09-24T12:00:00Z">
        <w:r>
          <w:delText xml:space="preserve">over</w:delText>
        </w:r>
      </w:del>
      <w:ins w:id="1922" w:author="Claude" w:date="2026-09-24T12:00:00Z">
        <w:r>
          <w:t xml:space="preserve">with</w:t>
        </w:r>
      </w:ins>
      <w:r>
        <w:t xml:space="preserve"> three </w:t>
      </w:r>
      <w:del w:id="1923" w:author="Claude" w:date="2026-09-24T12:00:00Z">
        <w:r>
          <w:delText xml:space="preserve">neutral</w:delText>
        </w:r>
      </w:del>
      <w:ins w:id="1924" w:author="Claude" w:date="2026-09-24T12:00:00Z">
        <w:r>
          <w:t xml:space="preserve">wordings</w:t>
        </w:r>
      </w:ins>
      <w:r>
        <w:t xml:space="preserve"> </w:t>
      </w:r>
      <w:del w:id="1925" w:author="Claude" w:date="2026-09-24T12:00:00Z">
        <w:r>
          <w:delText xml:space="preserve">wordings</w:delText>
        </w:r>
      </w:del>
      <w:ins w:id="1926" w:author="Claude" w:date="2026-09-24T12:00:00Z">
        <w:r>
          <w:t xml:space="preserve">of the instruction</w:t>
        </w:r>
      </w:ins>
      <w:r>
        <w:t xml:space="preserve"> (base, terse</w:t>
      </w:r>
      <w:del w:id="1927" w:author="Claude" w:date="2026-09-24T12:00:00Z">
        <w:r>
          <w:delText xml:space="preserve">,</w:delText>
        </w:r>
      </w:del>
      <w:ins w:id="1928" w:author="Claude" w:date="2026-09-24T12:00:00Z">
        <w:r>
          <w:t xml:space="preserve"> and</w:t>
        </w:r>
      </w:ins>
      <w:r>
        <w:t xml:space="preserve"> verbose) </w:t>
      </w:r>
      <w:del w:id="1929" w:author="Claude" w:date="2026-09-24T12:00:00Z">
        <w:r>
          <w:delText xml:space="preserve">with</w:delText>
        </w:r>
      </w:del>
      <w:ins w:id="1930" w:author="Claude" w:date="2026-09-24T12:00:00Z">
        <w:r>
          <w:t xml:space="preserve">and</w:t>
        </w:r>
      </w:ins>
      <w:r>
        <w:t xml:space="preserve"> the</w:t>
      </w:r>
      <w:ins w:id="1931" w:author="Claude" w:date="2026-09-24T12:00:00Z">
        <w:r>
          <w:t xml:space="preserve"> same</w:t>
        </w:r>
      </w:ins>
      <w:r>
        <w:t xml:space="preserve"> answer format</w:t>
      </w:r>
      <w:del w:id="1932" w:author="Claude" w:date="2026-09-24T12:00:00Z">
        <w:r>
          <w:delText xml:space="preserve"> fixed</w:delText>
        </w:r>
      </w:del>
      <w:r>
        <w:t xml:space="preserve">. </w:t>
      </w:r>
      <w:del w:id="1933" w:author="Claude" w:date="2026-09-24T12:00:00Z">
        <w:r>
          <w:delText xml:space="preserve">Hindsight-optimal selection of</w:delText>
        </w:r>
      </w:del>
      <w:ins w:id="1934" w:author="Claude" w:date="2026-09-24T12:00:00Z">
        <w:r>
          <w:t xml:space="preserve">Choosing</w:t>
        </w:r>
      </w:ins>
      <w:r>
        <w:t xml:space="preserve"> the </w:t>
      </w:r>
      <w:ins w:id="1935" w:author="Claude" w:date="2026-09-24T12:00:00Z">
        <w:r>
          <w:t xml:space="preserve">best </w:t>
        </w:r>
      </w:ins>
      <w:r>
        <w:t xml:space="preserve">wording </w:t>
      </w:r>
      <w:del w:id="1936" w:author="Claude" w:date="2026-09-24T12:00:00Z">
        <w:r>
          <w:delText xml:space="preserve">gains</w:delText>
        </w:r>
      </w:del>
      <w:ins w:id="1937" w:author="Claude" w:date="2026-09-24T12:00:00Z">
        <w:r>
          <w:t xml:space="preserve">in hindsight improves macro-F1 by</w:t>
        </w:r>
      </w:ins>
      <w:r>
        <w:t xml:space="preserve"> at most 0.</w:t>
      </w:r>
      <w:del w:id="1938" w:author="Claude" w:date="2026-09-24T12:00:00Z">
        <w:r>
          <w:delText xml:space="preserve">021 macro-F1</w:delText>
        </w:r>
      </w:del>
      <w:ins w:id="1939" w:author="Claude" w:date="2026-09-24T12:00:00Z">
        <w:r>
          <w:t xml:space="preserve">020</w:t>
        </w:r>
      </w:ins>
      <w:r>
        <w:t xml:space="preserve">, because the base wording was already at or near the best in almost every case, and </w:t>
      </w:r>
      <w:ins w:id="1940" w:author="Claude" w:date="2026-09-24T12:00:00Z">
        <w:r>
          <w:t xml:space="preserve">such a choice </w:t>
        </w:r>
      </w:ins>
      <w:r>
        <w:t xml:space="preserve">would in practice require labeled </w:t>
      </w:r>
      <w:ins w:id="1941" w:author="Claude" w:date="2026-09-24T12:00:00Z">
        <w:r>
          <w:t xml:space="preserve">data from the </w:t>
        </w:r>
      </w:ins>
      <w:r>
        <w:t xml:space="preserve">target</w:t>
      </w:r>
      <w:del w:id="1942" w:author="Claude" w:date="2026-09-24T12:00:00Z">
        <w:r>
          <w:delText xml:space="preserve">-</w:delText>
        </w:r>
      </w:del>
      <w:ins w:id="1943" w:author="Claude" w:date="2026-09-24T12:00:00Z">
        <w:r>
          <w:t xml:space="preserve"> </w:t>
        </w:r>
      </w:ins>
      <w:r>
        <w:t xml:space="preserve">corpus</w:t>
      </w:r>
      <w:del w:id="1944" w:author="Claude" w:date="2026-09-24T12:00:00Z">
        <w:r>
          <w:delText xml:space="preserve"> data</w:delText>
        </w:r>
      </w:del>
      <w:r>
        <w:t xml:space="preserve">. A second experiment repeats the </w:t>
      </w:r>
      <w:del w:id="1945" w:author="Claude" w:date="2026-09-24T12:00:00Z">
        <w:r>
          <w:delText xml:space="preserve">same </w:delText>
        </w:r>
      </w:del>
      <w:r>
        <w:t xml:space="preserve">runs in </w:t>
      </w:r>
      <w:del w:id="1946" w:author="Claude" w:date="2026-09-24T12:00:00Z">
        <w:r>
          <w:delText xml:space="preserve">the</w:delText>
        </w:r>
      </w:del>
      <w:ins w:id="1947" w:author="Claude" w:date="2026-09-24T12:00:00Z">
        <w:r>
          <w:t xml:space="preserve">a</w:t>
        </w:r>
      </w:ins>
      <w:r>
        <w:t xml:space="preserve"> few-shot setting, </w:t>
      </w:r>
      <w:del w:id="1948" w:author="Claude" w:date="2026-09-24T12:00:00Z">
        <w:r>
          <w:delText xml:space="preserve">inserting</w:delText>
        </w:r>
      </w:del>
      <w:ins w:id="1949" w:author="Claude" w:date="2026-09-24T12:00:00Z">
        <w:r>
          <w:t xml:space="preserve">with</w:t>
        </w:r>
      </w:ins>
      <w:r>
        <w:t xml:space="preserve"> class-balanced labeled examples </w:t>
      </w:r>
      <w:ins w:id="1950" w:author="Claude" w:date="2026-09-24T12:00:00Z">
        <w:r>
          <w:t xml:space="preserve">inserted </w:t>
        </w:r>
      </w:ins>
      <w:r>
        <w:t xml:space="preserve">before the test requirement</w:t>
      </w:r>
      <w:del w:id="1951" w:author="Claude" w:date="2026-09-24T12:00:00Z">
        <w:r>
          <w:delText xml:space="preserve">,</w:delText>
        </w:r>
      </w:del>
      <w:ins w:id="1952" w:author="Claude" w:date="2026-09-24T12:00:00Z">
        <w:r>
          <w:t xml:space="preserve">:</w:t>
        </w:r>
      </w:ins>
      <w:r>
        <w:t xml:space="preserve"> k = 2, 4 or 8 on the binary tasks and k = 1 or 2 on the sub-type task. The examples </w:t>
      </w:r>
      <w:del w:id="1953" w:author="Claude" w:date="2026-09-24T12:00:00Z">
        <w:r>
          <w:delText xml:space="preserve">are drawn</w:delText>
        </w:r>
      </w:del>
      <w:ins w:id="1954" w:author="Claude" w:date="2026-09-24T12:00:00Z">
        <w:r>
          <w:t xml:space="preserve">come</w:t>
        </w:r>
      </w:ins>
      <w:r>
        <w:t xml:space="preserve"> from a pool </w:t>
      </w:r>
      <w:del w:id="1955" w:author="Claude" w:date="2026-09-24T12:00:00Z">
        <w:r>
          <w:delText xml:space="preserve">carved</w:delText>
        </w:r>
      </w:del>
      <w:ins w:id="1956" w:author="Claude" w:date="2026-09-24T12:00:00Z">
        <w:r>
          <w:t xml:space="preserve">set</w:t>
        </w:r>
      </w:ins>
      <w:r>
        <w:t xml:space="preserve"> </w:t>
      </w:r>
      <w:del w:id="1957" w:author="Claude" w:date="2026-09-24T12:00:00Z">
        <w:r>
          <w:delText xml:space="preserve">out of the corpus</w:delText>
        </w:r>
      </w:del>
      <w:ins w:id="1958" w:author="Claude" w:date="2026-09-24T12:00:00Z">
        <w:r>
          <w:t xml:space="preserve">aside</w:t>
        </w:r>
      </w:ins>
      <w:r>
        <w:t xml:space="preserve"> before the evaluation sets were formed, so no example is </w:t>
      </w:r>
      <w:del w:id="1959" w:author="Claude" w:date="2026-09-24T12:00:00Z">
        <w:r>
          <w:delText xml:space="preserve">ever </w:delText>
        </w:r>
      </w:del>
      <w:r>
        <w:t xml:space="preserve">also a test item.</w:t>
      </w:r>
    </w:p>
    <w:p w14:paraId="49EB8714" w14:textId="65C60BF8" w:rsidR="006B5908" w:rsidRDefault="00000000">
      <w:pPr>
        <w:pStyle w:val="BodyText"/>
      </w:pPr>
      <w:r>
        <w:rPr>
          <w:b/>
        </w:rPr>
        <w:t xml:space="preserve">Scoring and statistics. </w:t>
      </w:r>
      <w:r>
        <w:t xml:space="preserve">An encoder always returns a permitted label</w:t>
      </w:r>
      <w:del w:id="1960" w:author="Claude" w:date="2026-09-24T12:00:00Z">
        <w:r>
          <w:delText xml:space="preserve">;</w:delText>
        </w:r>
      </w:del>
      <w:ins w:id="1961" w:author="Claude" w:date="2026-09-24T12:00:00Z">
        <w:r>
          <w:t xml:space="preserve">, whereas</w:t>
        </w:r>
      </w:ins>
      <w:r>
        <w:t xml:space="preserve"> a prompted model returns free text, so one fixed </w:t>
      </w:r>
      <w:del w:id="1962" w:author="Claude" w:date="2026-09-24T12:00:00Z">
        <w:r>
          <w:delText xml:space="preserve">parse</w:delText>
        </w:r>
      </w:del>
      <w:ins w:id="1963" w:author="Claude" w:date="2026-09-24T12:00:00Z">
        <w:r>
          <w:t xml:space="preserve">parsing</w:t>
        </w:r>
      </w:ins>
      <w:r>
        <w:t xml:space="preserve"> rule </w:t>
      </w:r>
      <w:del w:id="1964" w:author="Claude" w:date="2026-09-24T12:00:00Z">
        <w:r>
          <w:delText xml:space="preserve">applies</w:delText>
        </w:r>
      </w:del>
      <w:ins w:id="1965" w:author="Claude" w:date="2026-09-24T12:00:00Z">
        <w:r>
          <w:t xml:space="preserve">is applied</w:t>
        </w:r>
      </w:ins>
      <w:r>
        <w:t xml:space="preserve"> to all</w:t>
      </w:r>
      <w:del w:id="1966" w:author="Claude" w:date="2026-09-24T12:00:00Z">
        <w:r>
          <w:delText xml:space="preserve">:</w:delText>
        </w:r>
      </w:del>
      <w:ins w:id="1967" w:author="Claude" w:date="2026-09-24T12:00:00Z">
        <w:r>
          <w:t xml:space="preserve"> outputs. If</w:t>
        </w:r>
      </w:ins>
      <w:r>
        <w:t xml:space="preserve"> a reply </w:t>
      </w:r>
      <w:del w:id="1968" w:author="Claude" w:date="2026-09-24T12:00:00Z">
        <w:r>
          <w:delText xml:space="preserve">opening</w:delText>
        </w:r>
      </w:del>
      <w:ins w:id="1969" w:author="Claude" w:date="2026-09-24T12:00:00Z">
        <w:r>
          <w:t xml:space="preserve">starts</w:t>
        </w:r>
      </w:ins>
      <w:r>
        <w:t xml:space="preserve"> with a label</w:t>
      </w:r>
      <w:ins w:id="1970" w:author="Claude" w:date="2026-09-24T12:00:00Z">
        <w:r>
          <w:t xml:space="preserve">,</w:t>
        </w:r>
      </w:ins>
      <w:r>
        <w:t xml:space="preserve"> </w:t>
      </w:r>
      <w:del w:id="1971" w:author="Claude" w:date="2026-09-24T12:00:00Z">
        <w:r>
          <w:delText xml:space="preserve">takes</w:delText>
        </w:r>
      </w:del>
      <w:ins w:id="1972" w:author="Claude" w:date="2026-09-24T12:00:00Z">
        <w:r>
          <w:t xml:space="preserve">that</w:t>
        </w:r>
      </w:ins>
      <w:r>
        <w:t xml:space="preserve"> </w:t>
      </w:r>
      <w:del w:id="1973" w:author="Claude" w:date="2026-09-24T12:00:00Z">
        <w:r>
          <w:delText xml:space="preserve">it</w:delText>
        </w:r>
      </w:del>
      <w:ins w:id="1974" w:author="Claude" w:date="2026-09-24T12:00:00Z">
        <w:r>
          <w:t xml:space="preserve">label is taken</w:t>
        </w:r>
      </w:ins>
      <w:r>
        <w:t xml:space="preserve">; otherwise</w:t>
      </w:r>
      <w:ins w:id="1975" w:author="Claude" w:date="2026-09-24T12:00:00Z">
        <w:r>
          <w:t xml:space="preserve">,</w:t>
        </w:r>
      </w:ins>
      <w:r>
        <w:t xml:space="preserve"> </w:t>
      </w:r>
      <w:del w:id="1976" w:author="Claude" w:date="2026-09-24T12:00:00Z">
        <w:r>
          <w:delText xml:space="preserve">a</w:delText>
        </w:r>
      </w:del>
      <w:ins w:id="1977" w:author="Claude" w:date="2026-09-24T12:00:00Z">
        <w:r>
          <w:t xml:space="preserve">if</w:t>
        </w:r>
      </w:ins>
      <w:r>
        <w:t xml:space="preserve"> </w:t>
      </w:r>
      <w:del w:id="1978" w:author="Claude" w:date="2026-09-24T12:00:00Z">
        <w:r>
          <w:delText xml:space="preserve">reply</w:delText>
        </w:r>
      </w:del>
      <w:ins w:id="1979" w:author="Claude" w:date="2026-09-24T12:00:00Z">
        <w:r>
          <w:t xml:space="preserve">it</w:t>
        </w:r>
      </w:ins>
      <w:r>
        <w:t xml:space="preserve"> </w:t>
      </w:r>
      <w:del w:id="1980" w:author="Claude" w:date="2026-09-24T12:00:00Z">
        <w:r>
          <w:delText xml:space="preserve">naming</w:delText>
        </w:r>
      </w:del>
      <w:ins w:id="1981" w:author="Claude" w:date="2026-09-24T12:00:00Z">
        <w:r>
          <w:t xml:space="preserve">names</w:t>
        </w:r>
      </w:ins>
      <w:r>
        <w:t xml:space="preserve"> exactly one label</w:t>
      </w:r>
      <w:ins w:id="1982" w:author="Claude" w:date="2026-09-24T12:00:00Z">
        <w:r>
          <w:t xml:space="preserve">,</w:t>
        </w:r>
      </w:ins>
      <w:r>
        <w:t xml:space="preserve"> </w:t>
      </w:r>
      <w:del w:id="1983" w:author="Claude" w:date="2026-09-24T12:00:00Z">
        <w:r>
          <w:delText xml:space="preserve">takes</w:delText>
        </w:r>
      </w:del>
      <w:ins w:id="1984" w:author="Claude" w:date="2026-09-24T12:00:00Z">
        <w:r>
          <w:t xml:space="preserve">that</w:t>
        </w:r>
      </w:ins>
      <w:r>
        <w:t xml:space="preserve"> </w:t>
      </w:r>
      <w:del w:id="1985" w:author="Claude" w:date="2026-09-24T12:00:00Z">
        <w:r>
          <w:delText xml:space="preserve">it;</w:delText>
        </w:r>
      </w:del>
      <w:ins w:id="1986" w:author="Claude" w:date="2026-09-24T12:00:00Z">
        <w:r>
          <w:t xml:space="preserve">label</w:t>
        </w:r>
      </w:ins>
      <w:r>
        <w:t xml:space="preserve"> </w:t>
      </w:r>
      <w:del w:id="1987" w:author="Claude" w:date="2026-09-24T12:00:00Z">
        <w:r>
          <w:delText xml:space="preserve">a</w:delText>
        </w:r>
      </w:del>
      <w:ins w:id="1988" w:author="Claude" w:date="2026-09-24T12:00:00Z">
        <w:r>
          <w:t xml:space="preserve">is taken. A</w:t>
        </w:r>
      </w:ins>
      <w:r>
        <w:t xml:space="preserve"> reply </w:t>
      </w:r>
      <w:del w:id="1989" w:author="Claude" w:date="2026-09-24T12:00:00Z">
        <w:r>
          <w:delText xml:space="preserve">naming</w:delText>
        </w:r>
      </w:del>
      <w:ins w:id="1990" w:author="Claude" w:date="2026-09-24T12:00:00Z">
        <w:r>
          <w:t xml:space="preserve">that names</w:t>
        </w:r>
      </w:ins>
      <w:r>
        <w:t xml:space="preserve"> two</w:t>
      </w:r>
      <w:ins w:id="1991" w:author="Claude" w:date="2026-09-24T12:00:00Z">
        <w:r>
          <w:t xml:space="preserve"> labels</w:t>
        </w:r>
      </w:ins>
      <w:r>
        <w:t xml:space="preserve"> or none is </w:t>
      </w:r>
      <w:del w:id="1992" w:author="Claude" w:date="2026-09-24T12:00:00Z">
        <w:r>
          <w:delText xml:space="preserve">unresolvable and scored</w:delText>
        </w:r>
      </w:del>
      <w:ins w:id="1993" w:author="Claude" w:date="2026-09-24T12:00:00Z">
        <w:r>
          <w:t xml:space="preserve">counted</w:t>
        </w:r>
      </w:ins>
      <w:r>
        <w:t xml:space="preserve"> as an error. This</w:t>
      </w:r>
      <w:ins w:id="1994" w:author="Claude" w:date="2026-09-24T12:00:00Z">
        <w:r>
          <w:t xml:space="preserve"> rule</w:t>
        </w:r>
      </w:ins>
      <w:r>
        <w:t xml:space="preserve"> is stricter than the protocols </w:t>
      </w:r>
      <w:del w:id="1995" w:author="Claude" w:date="2026-09-24T12:00:00Z">
        <w:r>
          <w:delText xml:space="preserve">compared against</w:delText>
        </w:r>
      </w:del>
      <w:ins w:id="1996" w:author="Claude" w:date="2026-09-24T12:00:00Z">
        <w:r>
          <w:t xml:space="preserve">of</w:t>
        </w:r>
      </w:ins>
      <w:r>
        <w:t xml:space="preserve"> [7], [9] and </w:t>
      </w:r>
      <w:del w:id="1997" w:author="Claude" w:date="2026-09-24T12:00:00Z">
        <w:r>
          <w:delText xml:space="preserve">penalizes</w:delText>
        </w:r>
      </w:del>
      <w:ins w:id="1998" w:author="Claude" w:date="2026-09-24T12:00:00Z">
        <w:r>
          <w:t xml:space="preserve">can only penalize</w:t>
        </w:r>
      </w:ins>
      <w:r>
        <w:t xml:space="preserve"> the prompted models</w:t>
      </w:r>
      <w:del w:id="1999" w:author="Claude" w:date="2026-09-24T12:00:00Z">
        <w:r>
          <w:delText xml:space="preserve"> alone</w:delText>
        </w:r>
      </w:del>
      <w:r>
        <w:t xml:space="preserve">, but </w:t>
      </w:r>
      <w:del w:id="2000" w:author="Claude" w:date="2026-09-24T12:00:00Z">
        <w:r>
          <w:delText xml:space="preserve">matches</w:delText>
        </w:r>
      </w:del>
      <w:ins w:id="2001" w:author="Claude" w:date="2026-09-24T12:00:00Z">
        <w:r>
          <w:t xml:space="preserve">it</w:t>
        </w:r>
      </w:ins>
      <w:r>
        <w:t xml:space="preserve"> </w:t>
      </w:r>
      <w:del w:id="2002" w:author="Claude" w:date="2026-09-24T12:00:00Z">
        <w:r>
          <w:delText xml:space="preserve">deployment</w:delText>
        </w:r>
      </w:del>
      <w:ins w:id="2003" w:author="Claude" w:date="2026-09-24T12:00:00Z">
        <w:r>
          <w:t xml:space="preserve">reflects how the output would be used in practice</w:t>
        </w:r>
      </w:ins>
      <w:r>
        <w:t xml:space="preserve">. All scores are macro-F1, the unweighted mean of per-class F1 on a 0</w:t>
      </w:r>
      <w:del w:id="2004" w:author="Claude" w:date="2026-09-24T12:00:00Z">
        <w:r>
          <w:delText xml:space="preserve"> to </w:delText>
        </w:r>
      </w:del>
      <w:ins w:id="2005" w:author="Claude" w:date="2026-09-24T12:00:00Z">
        <w:r>
          <w:t xml:space="preserve">–</w:t>
        </w:r>
      </w:ins>
      <w:r>
        <w:t xml:space="preserve">1 scale, which weights rare and common classes equally. </w:t>
      </w:r>
      <w:del w:id="2006" w:author="Claude" w:date="2026-09-24T12:00:00Z">
        <w:r>
          <w:delText xml:space="preserve">Three</w:delText>
        </w:r>
      </w:del>
      <w:ins w:id="2007" w:author="Claude" w:date="2026-09-24T12:00:00Z">
        <w:r>
          <w:t xml:space="preserve">We</w:t>
        </w:r>
      </w:ins>
      <w:r>
        <w:t xml:space="preserve"> </w:t>
      </w:r>
      <w:del w:id="2008" w:author="Claude" w:date="2026-09-24T12:00:00Z">
        <w:r>
          <w:delText xml:space="preserve">further</w:delText>
        </w:r>
      </w:del>
      <w:ins w:id="2009" w:author="Claude" w:date="2026-09-24T12:00:00Z">
        <w:r>
          <w:t xml:space="preserve">also</w:t>
        </w:r>
      </w:ins>
      <w:r>
        <w:t xml:space="preserve"> </w:t>
      </w:r>
      <w:del w:id="2010" w:author="Claude" w:date="2026-09-24T12:00:00Z">
        <w:r>
          <w:delText xml:space="preserve">quantities</w:delText>
        </w:r>
      </w:del>
      <w:ins w:id="2011" w:author="Claude" w:date="2026-09-24T12:00:00Z">
        <w:r>
          <w:t xml:space="preserve">report</w:t>
        </w:r>
      </w:ins>
      <w:r>
        <w:t xml:space="preserve"> </w:t>
      </w:r>
      <w:del w:id="2012" w:author="Claude" w:date="2026-09-24T12:00:00Z">
        <w:r>
          <w:delText xml:space="preserve">are</w:delText>
        </w:r>
      </w:del>
      <w:ins w:id="2013" w:author="Claude" w:date="2026-09-24T12:00:00Z">
        <w:r>
          <w:t xml:space="preserve">three</w:t>
        </w:r>
      </w:ins>
      <w:r>
        <w:t xml:space="preserve"> percentages</w:t>
      </w:r>
      <w:ins w:id="2014" w:author="Claude" w:date="2026-09-24T12:00:00Z">
        <w:r>
          <w:t xml:space="preserve">.</w:t>
        </w:r>
      </w:ins>
      <w:r>
        <w:t xml:space="preserve"> </w:t>
      </w:r>
      <w:del w:id="2015" w:author="Claude" w:date="2026-09-24T12:00:00Z">
        <w:r>
          <w:delText xml:space="preserve">and are named at each use:</w:delText>
        </w:r>
      </w:del>
      <w:ins w:id="2016" w:author="Claude" w:date="2026-09-24T12:00:00Z">
        <w:r>
          <w:t xml:space="preserve">The</w:t>
        </w:r>
      </w:ins>
      <w:r>
        <w:t xml:space="preserve"> relative loss is </w:t>
      </w:r>
      <w:ins w:id="2017" w:author="Claude" w:date="2026-09-24T12:00:00Z">
        <w:r>
          <w:t xml:space="preserve">the drop in macro-F1 </w:t>
        </w:r>
      </w:ins>
      <w:r>
        <w:t xml:space="preserve">divided by</w:t>
      </w:r>
      <w:ins w:id="2018" w:author="Claude" w:date="2026-09-24T12:00:00Z">
        <w:r>
          <w:t xml:space="preserve"> the</w:t>
        </w:r>
      </w:ins>
      <w:r>
        <w:t xml:space="preserve"> in-domain score, so</w:t>
      </w:r>
      <w:ins w:id="2019" w:author="Claude" w:date="2026-09-24T12:00:00Z">
        <w:r>
          <w:t xml:space="preserve"> that</w:t>
        </w:r>
      </w:ins>
      <w:r>
        <w:t xml:space="preserve"> models with different in-domain scores </w:t>
      </w:r>
      <w:del w:id="2020" w:author="Claude" w:date="2026-09-24T12:00:00Z">
        <w:r>
          <w:delText xml:space="preserve">stay</w:delText>
        </w:r>
      </w:del>
      <w:ins w:id="2021" w:author="Claude" w:date="2026-09-24T12:00:00Z">
        <w:r>
          <w:t xml:space="preserve">remain</w:t>
        </w:r>
      </w:ins>
      <w:r>
        <w:t xml:space="preserve"> comparable</w:t>
      </w:r>
      <w:del w:id="2022" w:author="Claude" w:date="2026-09-24T12:00:00Z">
        <w:r>
          <w:delText xml:space="preserve">;</w:delText>
        </w:r>
      </w:del>
      <w:ins w:id="2023" w:author="Claude" w:date="2026-09-24T12:00:00Z">
        <w:r>
          <w:t xml:space="preserve">. The</w:t>
        </w:r>
      </w:ins>
      <w:r>
        <w:t xml:space="preserve"> predicted class share is the fraction of test items </w:t>
      </w:r>
      <w:ins w:id="2024" w:author="Claude" w:date="2026-09-24T12:00:00Z">
        <w:r>
          <w:t xml:space="preserve">that </w:t>
        </w:r>
      </w:ins>
      <w:r>
        <w:t xml:space="preserve">a model assigns to a class</w:t>
      </w:r>
      <w:del w:id="2025" w:author="Claude" w:date="2026-09-24T12:00:00Z">
        <w:r>
          <w:delText xml:space="preserve">;</w:delText>
        </w:r>
      </w:del>
      <w:ins w:id="2026" w:author="Claude" w:date="2026-09-24T12:00:00Z">
        <w:r>
          <w:t xml:space="preserve">, and the</w:t>
        </w:r>
      </w:ins>
      <w:r>
        <w:t xml:space="preserve"> true prevalence is the fraction </w:t>
      </w:r>
      <w:ins w:id="2027" w:author="Claude" w:date="2026-09-24T12:00:00Z">
        <w:r>
          <w:t xml:space="preserve">of items </w:t>
        </w:r>
      </w:ins>
      <w:r>
        <w:t xml:space="preserve">that</w:t>
      </w:r>
      <w:ins w:id="2028" w:author="Claude" w:date="2026-09-24T12:00:00Z">
        <w:r>
          <w:t xml:space="preserve"> actually</w:t>
        </w:r>
      </w:ins>
      <w:r>
        <w:t xml:space="preserve"> belong to it.</w:t>
      </w:r>
      <w:del w:id="2029" w:author="Claude" w:date="2026-09-24T12:00:00Z">
        <w:r>
          <w:delText xml:space="preserve"> The first describes scores, the other two class balance.</w:delText>
        </w:r>
      </w:del>
    </w:p>
    <w:p w14:paraId="6BA9EA19" w14:textId="6269DD3F" w:rsidR="006B5908" w:rsidRDefault="00000000" w:rsidP="001D613E">
      <w:pPr>
        <w:pStyle w:val="BodyText"/>
      </w:pPr>
      <w:del w:id="2030" w:author="Claude" w:date="2026-09-24T12:00:00Z">
        <w:r>
          <w:delText xml:space="preserve">Encoder</w:delText>
        </w:r>
      </w:del>
      <w:ins w:id="2031" w:author="Claude" w:date="2026-09-24T12:00:00Z">
        <w:r>
          <w:t xml:space="preserve">Each encoder</w:t>
        </w:r>
      </w:ins>
      <w:r>
        <w:t xml:space="preserve">–LLM </w:t>
      </w:r>
      <w:del w:id="2032" w:author="Claude" w:date="2026-09-24T12:00:00Z">
        <w:r>
          <w:delText xml:space="preserve">pairs</w:delText>
        </w:r>
      </w:del>
      <w:ins w:id="2033" w:author="Claude" w:date="2026-09-24T12:00:00Z">
        <w:r>
          <w:t xml:space="preserve">pair</w:t>
        </w:r>
      </w:ins>
      <w:r>
        <w:t xml:space="preserve"> </w:t>
      </w:r>
      <w:del w:id="2034" w:author="Claude" w:date="2026-09-24T12:00:00Z">
        <w:r>
          <w:delText xml:space="preserve">are</w:delText>
        </w:r>
      </w:del>
      <w:ins w:id="2035" w:author="Claude" w:date="2026-09-24T12:00:00Z">
        <w:r>
          <w:t xml:space="preserve">is</w:t>
        </w:r>
      </w:ins>
      <w:r>
        <w:t xml:space="preserve"> compared </w:t>
      </w:r>
      <w:del w:id="2036" w:author="Claude" w:date="2026-09-24T12:00:00Z">
        <w:r>
          <w:delText xml:space="preserve">by</w:delText>
        </w:r>
      </w:del>
      <w:ins w:id="2037" w:author="Claude" w:date="2026-09-24T12:00:00Z">
        <w:r>
          <w:t xml:space="preserve">with an</w:t>
        </w:r>
      </w:ins>
      <w:r>
        <w:t xml:space="preserve"> exact McNemar </w:t>
      </w:r>
      <w:del w:id="2038" w:author="Claude" w:date="2026-09-24T12:00:00Z">
        <w:r>
          <w:delText xml:space="preserve">tests</w:delText>
        </w:r>
      </w:del>
      <w:ins w:id="2039" w:author="Claude" w:date="2026-09-24T12:00:00Z">
        <w:r>
          <w:t xml:space="preserve">test</w:t>
        </w:r>
      </w:ins>
      <w:r>
        <w:t xml:space="preserve"> on </w:t>
      </w:r>
      <w:del w:id="2040" w:author="Claude" w:date="2026-09-24T12:00:00Z">
        <w:r>
          <w:delText xml:space="preserve">discordant</w:delText>
        </w:r>
      </w:del>
      <w:ins w:id="2041" w:author="Claude" w:date="2026-09-24T12:00:00Z">
        <w:r>
          <w:t xml:space="preserve">the</w:t>
        </w:r>
      </w:ins>
      <w:r>
        <w:t xml:space="preserve"> items</w:t>
      </w:r>
      <w:ins w:id="2042" w:author="Claude" w:date="2026-09-24T12:00:00Z">
        <w:r>
          <w:t xml:space="preserve"> where the two models disagree</w:t>
        </w:r>
      </w:ins>
      <w:r>
        <w:t xml:space="preserve"> [22]. The test </w:t>
      </w:r>
      <w:del w:id="2043" w:author="Claude" w:date="2026-09-24T12:00:00Z">
        <w:r>
          <w:delText xml:space="preserve">asks whether two models differ in</w:delText>
        </w:r>
      </w:del>
      <w:ins w:id="2044" w:author="Claude" w:date="2026-09-24T12:00:00Z">
        <w:r>
          <w:t xml:space="preserve">compares</w:t>
        </w:r>
      </w:ins>
      <w:r>
        <w:t xml:space="preserve"> item-level correctness</w:t>
      </w:r>
      <w:del w:id="2045" w:author="Claude" w:date="2026-09-24T12:00:00Z">
        <w:r>
          <w:delText xml:space="preserve">,</w:delText>
        </w:r>
      </w:del>
      <w:r>
        <w:t xml:space="preserve"> </w:t>
      </w:r>
      <w:del w:id="2046" w:author="Claude" w:date="2026-09-24T12:00:00Z">
        <w:r>
          <w:delText xml:space="preserve">not</w:delText>
        </w:r>
      </w:del>
      <w:ins w:id="2047" w:author="Claude" w:date="2026-09-24T12:00:00Z">
        <w:r>
          <w:t xml:space="preserve">rather</w:t>
        </w:r>
      </w:ins>
      <w:r>
        <w:t xml:space="preserve"> </w:t>
      </w:r>
      <w:del w:id="2048" w:author="Claude" w:date="2026-09-24T12:00:00Z">
        <w:r>
          <w:delText xml:space="preserve">in</w:delText>
        </w:r>
      </w:del>
      <w:ins w:id="2049" w:author="Claude" w:date="2026-09-24T12:00:00Z">
        <w:r>
          <w:t xml:space="preserve">than</w:t>
        </w:r>
      </w:ins>
      <w:r>
        <w:t xml:space="preserve"> macro-F1</w:t>
      </w:r>
      <w:ins w:id="2050" w:author="Claude" w:date="2026-09-24T12:00:00Z">
        <w:r>
          <w:t xml:space="preserve">,</w:t>
        </w:r>
      </w:ins>
      <w:r>
        <w:t xml:space="preserve"> </w:t>
      </w:r>
      <w:del w:id="2051" w:author="Claude" w:date="2026-09-24T12:00:00Z">
        <w:r>
          <w:delText xml:space="preserve">itself;</w:delText>
        </w:r>
      </w:del>
      <w:ins w:id="2052" w:author="Claude" w:date="2026-09-24T12:00:00Z">
        <w:r>
          <w:t xml:space="preserve">but</w:t>
        </w:r>
      </w:ins>
      <w:r>
        <w:t xml:space="preserve"> on </w:t>
      </w:r>
      <w:del w:id="2053" w:author="Claude" w:date="2026-09-24T12:00:00Z">
        <w:r>
          <w:delText xml:space="preserve">these</w:delText>
        </w:r>
      </w:del>
      <w:ins w:id="2054" w:author="Claude" w:date="2026-09-24T12:00:00Z">
        <w:r>
          <w:t xml:space="preserve">our</w:t>
        </w:r>
      </w:ins>
      <w:r>
        <w:t xml:space="preserve"> data the two agree</w:t>
      </w:r>
      <w:del w:id="2055" w:author="Claude" w:date="2026-09-24T12:00:00Z">
        <w:r>
          <w:delText xml:space="preserve">, with</w:delText>
        </w:r>
      </w:del>
      <w:ins w:id="2056" w:author="Claude" w:date="2026-09-24T12:00:00Z">
        <w:r>
          <w:t xml:space="preserve">:</w:t>
        </w:r>
      </w:ins>
      <w:r>
        <w:t xml:space="preserve"> all 134 significant </w:t>
      </w:r>
      <w:del w:id="2057" w:author="Claude" w:date="2026-09-24T12:00:00Z">
        <w:r>
          <w:delText xml:space="preserve">verdicts</w:delText>
        </w:r>
      </w:del>
      <w:ins w:id="2058" w:author="Claude" w:date="2026-09-24T12:00:00Z">
        <w:r>
          <w:t xml:space="preserve">results</w:t>
        </w:r>
      </w:ins>
      <w:r>
        <w:t xml:space="preserve"> </w:t>
      </w:r>
      <w:del w:id="2059" w:author="Claude" w:date="2026-09-24T12:00:00Z">
        <w:r>
          <w:delText xml:space="preserve">matching</w:delText>
        </w:r>
      </w:del>
      <w:ins w:id="2060" w:author="Claude" w:date="2026-09-24T12:00:00Z">
        <w:r>
          <w:t xml:space="preserve">match</w:t>
        </w:r>
      </w:ins>
      <w:r>
        <w:t xml:space="preserve"> the macro-F1 ordering. </w:t>
      </w:r>
      <w:del w:id="2061" w:author="Claude" w:date="2026-09-24T12:00:00Z">
        <w:r>
          <w:delText xml:space="preserve">One</w:delText>
        </w:r>
      </w:del>
      <w:ins w:id="2062" w:author="Claude" w:date="2026-09-24T12:00:00Z">
        <w:r>
          <w:t xml:space="preserve">Each</w:t>
        </w:r>
      </w:ins>
      <w:r>
        <w:t xml:space="preserve"> test </w:t>
      </w:r>
      <w:del w:id="2063" w:author="Claude" w:date="2026-09-24T12:00:00Z">
        <w:r>
          <w:delText xml:space="preserve">is</w:delText>
        </w:r>
      </w:del>
      <w:ins w:id="2064" w:author="Claude" w:date="2026-09-24T12:00:00Z">
        <w:r>
          <w:t xml:space="preserve">compares</w:t>
        </w:r>
      </w:ins>
      <w:r>
        <w:t xml:space="preserve"> one </w:t>
      </w:r>
      <w:del w:id="2065" w:author="Claude" w:date="2026-09-24T12:00:00Z">
        <w:r>
          <w:delText xml:space="preserve">model</w:delText>
        </w:r>
      </w:del>
      <w:ins w:id="2066" w:author="Claude" w:date="2026-09-24T12:00:00Z">
        <w:r>
          <w:t xml:space="preserve">pair</w:t>
        </w:r>
      </w:ins>
      <w:r>
        <w:t xml:space="preserve"> </w:t>
      </w:r>
      <w:del w:id="2067" w:author="Claude" w:date="2026-09-24T12:00:00Z">
        <w:r>
          <w:delText xml:space="preserve">pair,</w:delText>
        </w:r>
      </w:del>
      <w:ins w:id="2068" w:author="Claude" w:date="2026-09-24T12:00:00Z">
        <w:r>
          <w:t xml:space="preserve">of</w:t>
        </w:r>
      </w:ins>
      <w:r>
        <w:t xml:space="preserve"> </w:t>
      </w:r>
      <w:del w:id="2069" w:author="Claude" w:date="2026-09-24T12:00:00Z">
        <w:r>
          <w:delText xml:space="preserve">not</w:delText>
        </w:r>
      </w:del>
      <w:ins w:id="2070" w:author="Claude" w:date="2026-09-24T12:00:00Z">
        <w:r>
          <w:t xml:space="preserve">models on</w:t>
        </w:r>
      </w:ins>
      <w:r>
        <w:t xml:space="preserve"> one </w:t>
      </w:r>
      <w:del w:id="2071" w:author="Claude" w:date="2026-09-24T12:00:00Z">
        <w:r>
          <w:delText xml:space="preserve">requirement</w:delText>
        </w:r>
      </w:del>
      <w:ins w:id="2072" w:author="Claude" w:date="2026-09-24T12:00:00Z">
        <w:r>
          <w:t xml:space="preserve">task</w:t>
        </w:r>
      </w:ins>
      <w:r>
        <w:t xml:space="preserve">, </w:t>
      </w:r>
      <w:del w:id="2073" w:author="Claude" w:date="2026-09-24T12:00:00Z">
        <w:r>
          <w:delText xml:space="preserve">so</w:delText>
        </w:r>
      </w:del>
      <w:ins w:id="2074" w:author="Claude" w:date="2026-09-24T12:00:00Z">
        <w:r>
          <w:t xml:space="preserve">corpus and level, and</w:t>
        </w:r>
      </w:ins>
      <w:r>
        <w:t xml:space="preserve"> the </w:t>
      </w:r>
      <w:del w:id="2075" w:author="Claude" w:date="2026-09-24T12:00:00Z">
        <w:r>
          <w:delText xml:space="preserve">count</w:delText>
        </w:r>
      </w:del>
      <w:ins w:id="2076" w:author="Claude" w:date="2026-09-24T12:00:00Z">
        <w:r>
          <w:t xml:space="preserve">number</w:t>
        </w:r>
      </w:ins>
      <w:r>
        <w:t xml:space="preserve"> </w:t>
      </w:r>
      <w:del w:id="2077" w:author="Claude" w:date="2026-09-24T12:00:00Z">
        <w:r>
          <w:delText xml:space="preserve">is</w:delText>
        </w:r>
      </w:del>
      <w:ins w:id="2078" w:author="Claude" w:date="2026-09-24T12:00:00Z">
        <w:r>
          <w:t xml:space="preserve">of</w:t>
        </w:r>
      </w:ins>
      <w:r>
        <w:t xml:space="preserve"> </w:t>
      </w:r>
      <w:del w:id="2079" w:author="Claude" w:date="2026-09-24T12:00:00Z">
        <w:r>
          <w:delText xml:space="preserve">unrelated</w:delText>
        </w:r>
      </w:del>
      <w:ins w:id="2080" w:author="Claude" w:date="2026-09-24T12:00:00Z">
        <w:r>
          <w:t xml:space="preserve">tests</w:t>
        </w:r>
      </w:ins>
      <w:r>
        <w:t xml:space="preserve"> </w:t>
      </w:r>
      <w:del w:id="2081" w:author="Claude" w:date="2026-09-24T12:00:00Z">
        <w:r>
          <w:delText xml:space="preserve">to the 1,412 requirements. The counts follow</w:delText>
        </w:r>
      </w:del>
      <w:ins w:id="2082" w:author="Claude" w:date="2026-09-24T12:00:00Z">
        <w:r>
          <w:t xml:space="preserve">follows</w:t>
        </w:r>
      </w:ins>
      <w:r>
        <w:t xml:space="preserve"> from the rows of Table III</w:t>
      </w:r>
      <w:del w:id="2083" w:author="Claude" w:date="2026-09-24T12:00:00Z">
        <w:r>
          <w:delText xml:space="preserve">:</w:delText>
        </w:r>
      </w:del>
      <w:ins w:id="2084" w:author="Claude" w:date="2026-09-24T12:00:00Z">
        <w:r>
          <w:t xml:space="preserve">.</w:t>
        </w:r>
      </w:ins>
      <w:r>
        <w:t xml:space="preserve"> </w:t>
      </w:r>
      <w:del w:id="2085" w:author="Claude" w:date="2026-09-24T12:00:00Z">
        <w:r>
          <w:delText xml:space="preserve">in</w:delText>
        </w:r>
      </w:del>
      <w:ins w:id="2086" w:author="Claude" w:date="2026-09-24T12:00:00Z">
        <w:r>
          <w:t xml:space="preserve">In</w:t>
        </w:r>
      </w:ins>
      <w:r>
        <w:t xml:space="preserve">-domain,</w:t>
      </w:r>
      <w:ins w:id="2087" w:author="Claude" w:date="2026-09-24T12:00:00Z">
        <w:r>
          <w:t xml:space="preserve"> there are</w:t>
        </w:r>
      </w:ins>
      <w:r>
        <w:t xml:space="preserve"> 32 tests on PROMISE_exp security (four encoder rows × eight prompted models), 16 each on SecReq security and FR/NFR (two encoder rows </w:t>
      </w:r>
      <w:del w:id="2088" w:author="Claude" w:date="2026-09-24T12:00:00Z">
        <w:r>
          <w:delText xml:space="preserve">apiece</w:delText>
        </w:r>
      </w:del>
      <w:ins w:id="2089" w:author="Claude" w:date="2026-09-24T12:00:00Z">
        <w:r>
          <w:t xml:space="preserve">each</w:t>
        </w:r>
      </w:ins>
      <w:r>
        <w:t xml:space="preserve">), and 12 on sub-</w:t>
      </w:r>
      <w:del w:id="2090" w:author="Claude" w:date="2026-09-24T12:00:00Z">
        <w:r>
          <w:delText xml:space="preserve">type</w:delText>
        </w:r>
      </w:del>
      <w:ins w:id="2091" w:author="Claude" w:date="2026-09-24T12:00:00Z">
        <w:r>
          <w:t xml:space="preserve">types</w:t>
        </w:r>
      </w:ins>
      <w:r>
        <w:t xml:space="preserve"> (two encoder rows × the six prompted models reported there), </w:t>
      </w:r>
      <w:del w:id="2092" w:author="Claude" w:date="2026-09-24T12:00:00Z">
        <w:r>
          <w:delText xml:space="preserve">totalling</w:delText>
        </w:r>
      </w:del>
      <w:ins w:id="2093" w:author="Claude" w:date="2026-09-24T12:00:00Z">
        <w:r>
          <w:t xml:space="preserve">76</w:t>
        </w:r>
      </w:ins>
      <w:r>
        <w:t xml:space="preserve"> </w:t>
      </w:r>
      <w:del w:id="2094" w:author="Claude" w:date="2026-09-24T12:00:00Z">
        <w:r>
          <w:delText xml:space="preserve">76</w:delText>
        </w:r>
      </w:del>
      <w:ins w:id="2095" w:author="Claude" w:date="2026-09-24T12:00:00Z">
        <w:r>
          <w:t xml:space="preserve">in total</w:t>
        </w:r>
      </w:ins>
      <w:r>
        <w:t xml:space="preserve">. </w:t>
      </w:r>
      <w:del w:id="2096" w:author="Claude" w:date="2026-09-24T12:00:00Z">
        <w:r>
          <w:delText xml:space="preserve">Cross</w:delText>
        </w:r>
      </w:del>
      <w:ins w:id="2097" w:author="Claude" w:date="2026-09-24T12:00:00Z">
        <w:r>
          <w:t xml:space="preserve">The cross</w:t>
        </w:r>
      </w:ins>
      <w:r>
        <w:t xml:space="preserve">-project</w:t>
      </w:r>
      <w:ins w:id="2098" w:author="Claude" w:date="2026-09-24T12:00:00Z">
        <w:r>
          <w:t xml:space="preserve"> level</w:t>
        </w:r>
      </w:ins>
      <w:r>
        <w:t xml:space="preserve"> has two encoder rows </w:t>
      </w:r>
      <w:del w:id="2099" w:author="Claude" w:date="2026-09-24T12:00:00Z">
        <w:r>
          <w:delText xml:space="preserve">in</w:delText>
        </w:r>
      </w:del>
      <w:ins w:id="2100" w:author="Claude" w:date="2026-09-24T12:00:00Z">
        <w:r>
          <w:t xml:space="preserve">per</w:t>
        </w:r>
      </w:ins>
      <w:r>
        <w:t xml:space="preserve"> </w:t>
      </w:r>
      <w:del w:id="2101" w:author="Claude" w:date="2026-09-24T12:00:00Z">
        <w:r>
          <w:delText xml:space="preserve">every cell</w:delText>
        </w:r>
      </w:del>
      <w:ins w:id="2102" w:author="Claude" w:date="2026-09-24T12:00:00Z">
        <w:r>
          <w:t xml:space="preserve">column</w:t>
        </w:r>
      </w:ins>
      <w:r>
        <w:t xml:space="preserve">, because the unweighted controls were run </w:t>
      </w:r>
      <w:ins w:id="2103" w:author="Claude" w:date="2026-09-24T12:00:00Z">
        <w:r>
          <w:t xml:space="preserve">only </w:t>
        </w:r>
      </w:ins>
      <w:r>
        <w:t xml:space="preserve">in-domain </w:t>
      </w:r>
      <w:ins w:id="2104" w:author="Claude" w:date="2026-09-24T12:00:00Z">
        <w:r>
          <w:t xml:space="preserve">on PROMISE_exp </w:t>
        </w:r>
      </w:ins>
      <w:r>
        <w:t xml:space="preserve">and</w:t>
      </w:r>
      <w:ins w:id="2105" w:author="Claude" w:date="2026-09-24T12:00:00Z">
        <w:r>
          <w:t xml:space="preserve"> at the</w:t>
        </w:r>
      </w:ins>
      <w:r>
        <w:t xml:space="preserve"> cross-dataset </w:t>
      </w:r>
      <w:del w:id="2106" w:author="Claude" w:date="2026-09-24T12:00:00Z">
        <w:r>
          <w:delText xml:space="preserve">only.</w:delText>
        </w:r>
      </w:del>
      <w:ins w:id="2107" w:author="Claude" w:date="2026-09-24T12:00:00Z">
        <w:r>
          <w:t xml:space="preserve">level</w:t>
        </w:r>
      </w:ins>
      <w:r>
        <w:t xml:space="preserve"> </w:t>
      </w:r>
      <w:del w:id="2108" w:author="Claude" w:date="2026-09-24T12:00:00Z">
        <w:r>
          <w:delText xml:space="preserve">This has caused</w:delText>
        </w:r>
      </w:del>
      <w:ins w:id="2109" w:author="Claude" w:date="2026-09-24T12:00:00Z">
        <w:r>
          <w:t xml:space="preserve">(hence</w:t>
        </w:r>
      </w:ins>
      <w:r>
        <w:t xml:space="preserve"> the dashes in Table III</w:t>
      </w:r>
      <w:ins w:id="2110" w:author="Claude" w:date="2026-09-24T12:00:00Z">
        <w:r>
          <w:t xml:space="preserve">)</w:t>
        </w:r>
      </w:ins>
      <w:r>
        <w:t xml:space="preserve">, </w:t>
      </w:r>
      <w:del w:id="2111" w:author="Claude" w:date="2026-09-24T12:00:00Z">
        <w:r>
          <w:delText xml:space="preserve">so that level</w:delText>
        </w:r>
      </w:del>
      <w:ins w:id="2112" w:author="Claude" w:date="2026-09-24T12:00:00Z">
        <w:r>
          <w:t xml:space="preserve">which</w:t>
        </w:r>
      </w:ins>
      <w:r>
        <w:t xml:space="preserve"> gives 60 tests. </w:t>
      </w:r>
      <w:del w:id="2113" w:author="Claude" w:date="2026-09-24T12:00:00Z">
        <w:r>
          <w:delText xml:space="preserve">Cross</w:delText>
        </w:r>
      </w:del>
      <w:ins w:id="2114" w:author="Claude" w:date="2026-09-24T12:00:00Z">
        <w:r>
          <w:t xml:space="preserve">The cross</w:t>
        </w:r>
      </w:ins>
      <w:r>
        <w:t xml:space="preserve">-dataset</w:t>
      </w:r>
      <w:ins w:id="2115" w:author="Claude" w:date="2026-09-24T12:00:00Z">
        <w:r>
          <w:t xml:space="preserve"> level</w:t>
        </w:r>
      </w:ins>
      <w:r>
        <w:t xml:space="preserve"> has four encoder rows on each </w:t>
      </w:r>
      <w:del w:id="2116" w:author="Claude" w:date="2026-09-24T12:00:00Z">
        <w:r>
          <w:delText xml:space="preserve">of</w:delText>
        </w:r>
      </w:del>
      <w:ins w:id="2117" w:author="Claude" w:date="2026-09-24T12:00:00Z">
        <w:r>
          <w:t xml:space="preserve">corpus,</w:t>
        </w:r>
      </w:ins>
      <w:r>
        <w:t xml:space="preserve"> </w:t>
      </w:r>
      <w:del w:id="2118" w:author="Claude" w:date="2026-09-24T12:00:00Z">
        <w:r>
          <w:delText xml:space="preserve">the two corpora and</w:delText>
        </w:r>
      </w:del>
      <w:ins w:id="2119" w:author="Claude" w:date="2026-09-24T12:00:00Z">
        <w:r>
          <w:t xml:space="preserve">which</w:t>
        </w:r>
      </w:ins>
      <w:r>
        <w:t xml:space="preserve"> gives 64</w:t>
      </w:r>
      <w:del w:id="2120" w:author="Claude" w:date="2026-09-24T12:00:00Z">
        <w:r>
          <w:delText xml:space="preserve">. The three levels sum to 200</w:delText>
        </w:r>
      </w:del>
      <w:r>
        <w:t xml:space="preserve"> tests. All 200</w:t>
      </w:r>
      <w:ins w:id="2121" w:author="Claude" w:date="2026-09-24T12:00:00Z">
        <w:r>
          <w:t xml:space="preserve"> tests</w:t>
        </w:r>
      </w:ins>
      <w:r>
        <w:t xml:space="preserve"> are corrected as one family</w:t>
      </w:r>
      <w:del w:id="2122" w:author="Claude" w:date="2026-09-24T12:00:00Z">
        <w:r>
          <w:delText xml:space="preserve">,</w:delText>
        </w:r>
      </w:del>
      <w:ins w:id="2123" w:author="Claude" w:date="2026-09-24T12:00:00Z">
        <w:r>
          <w:t xml:space="preserve">. We compute both</w:t>
        </w:r>
      </w:ins>
      <w:r>
        <w:t xml:space="preserve"> Holm (family-wise error) [23] and Benjamini–Hochberg (false-discovery rate) [24] </w:t>
      </w:r>
      <w:del w:id="2124" w:author="Claude" w:date="2026-09-24T12:00:00Z">
        <w:r>
          <w:delText xml:space="preserve">are both computed,</w:delText>
        </w:r>
      </w:del>
      <w:ins w:id="2125" w:author="Claude" w:date="2026-09-24T12:00:00Z">
        <w:r>
          <w:t xml:space="preserve">adjustments</w:t>
        </w:r>
      </w:ins>
      <w:r>
        <w:t xml:space="preserve"> and </w:t>
      </w:r>
      <w:del w:id="2126" w:author="Claude" w:date="2026-09-24T12:00:00Z">
        <w:r>
          <w:delText xml:space="preserve">reported verdicts use</w:delText>
        </w:r>
      </w:del>
      <w:ins w:id="2127" w:author="Claude" w:date="2026-09-24T12:00:00Z">
        <w:r>
          <w:t xml:space="preserve">report</w:t>
        </w:r>
      </w:ins>
      <w:r>
        <w:t xml:space="preserve"> the latter at α = 0.05, </w:t>
      </w:r>
      <w:del w:id="2128" w:author="Claude" w:date="2026-09-24T12:00:00Z">
        <w:r>
          <w:delText xml:space="preserve">the</w:delText>
        </w:r>
      </w:del>
      <w:ins w:id="2129" w:author="Claude" w:date="2026-09-24T12:00:00Z">
        <w:r>
          <w:t xml:space="preserve">which</w:t>
        </w:r>
      </w:ins>
      <w:r>
        <w:t xml:space="preserve"> </w:t>
      </w:r>
      <w:del w:id="2130" w:author="Claude" w:date="2026-09-24T12:00:00Z">
        <w:r>
          <w:delText xml:space="preserve">standard suited to a screen of</w:delText>
        </w:r>
      </w:del>
      <w:ins w:id="2131" w:author="Claude" w:date="2026-09-24T12:00:00Z">
        <w:r>
          <w:t xml:space="preserve">suits</w:t>
        </w:r>
      </w:ins>
      <w:r>
        <w:t xml:space="preserve"> this </w:t>
      </w:r>
      <w:del w:id="2132" w:author="Claude" w:date="2026-09-24T12:00:00Z">
        <w:r>
          <w:delText xml:space="preserve">many</w:delText>
        </w:r>
      </w:del>
      <w:ins w:id="2133" w:author="Claude" w:date="2026-09-24T12:00:00Z">
        <w:r>
          <w:t xml:space="preserve">number of</w:t>
        </w:r>
      </w:ins>
      <w:r>
        <w:t xml:space="preserve"> comparisons; the Holm </w:t>
      </w:r>
      <w:del w:id="2134" w:author="Claude" w:date="2026-09-24T12:00:00Z">
        <w:r>
          <w:delText xml:space="preserve">decisions</w:delText>
        </w:r>
      </w:del>
      <w:ins w:id="2135" w:author="Claude" w:date="2026-09-24T12:00:00Z">
        <w:r>
          <w:t xml:space="preserve">results</w:t>
        </w:r>
      </w:ins>
      <w:r>
        <w:t xml:space="preserve"> are stored </w:t>
      </w:r>
      <w:del w:id="2136" w:author="Claude" w:date="2026-09-24T12:00:00Z">
        <w:r>
          <w:delText xml:space="preserve">alongside</w:delText>
        </w:r>
      </w:del>
      <w:ins w:id="2137" w:author="Claude" w:date="2026-09-24T12:00:00Z">
        <w:r>
          <w:t xml:space="preserve">as well</w:t>
        </w:r>
      </w:ins>
      <w:r>
        <w:t xml:space="preserve">. 95% confidence intervals come from 2,000 stratified bootstrap resamples</w:t>
      </w:r>
      <w:del w:id="2138" w:author="Claude" w:date="2026-09-24T12:00:00Z">
        <w:r>
          <w:delText xml:space="preserve">;</w:delText>
        </w:r>
      </w:del>
      <w:ins w:id="2139" w:author="Claude" w:date="2026-09-24T12:00:00Z">
        <w:r>
          <w:t xml:space="preserve">, and</w:t>
        </w:r>
      </w:ins>
      <w:r>
        <w:t xml:space="preserve"> Section IV </w:t>
      </w:r>
      <w:del w:id="2140" w:author="Claude" w:date="2026-09-24T12:00:00Z">
        <w:r>
          <w:delText xml:space="preserve">quotes</w:delText>
        </w:r>
      </w:del>
      <w:ins w:id="2141" w:author="Claude" w:date="2026-09-24T12:00:00Z">
        <w:r>
          <w:t xml:space="preserve">reports</w:t>
        </w:r>
      </w:ins>
      <w:r>
        <w:t xml:space="preserve"> them for the two scores </w:t>
      </w:r>
      <w:del w:id="2142" w:author="Claude" w:date="2026-09-24T12:00:00Z">
        <w:r>
          <w:delText xml:space="preserve">on which</w:delText>
        </w:r>
      </w:del>
      <w:ins w:id="2143" w:author="Claude" w:date="2026-09-24T12:00:00Z">
        <w:r>
          <w:t xml:space="preserve">that</w:t>
        </w:r>
      </w:ins>
      <w:r>
        <w:t xml:space="preserve"> the cross-dataset </w:t>
      </w:r>
      <w:del w:id="2144" w:author="Claude" w:date="2026-09-24T12:00:00Z">
        <w:r>
          <w:delText xml:space="preserve">claim</w:delText>
        </w:r>
      </w:del>
      <w:ins w:id="2145" w:author="Claude" w:date="2026-09-24T12:00:00Z">
        <w:r>
          <w:t xml:space="preserve">result</w:t>
        </w:r>
      </w:ins>
      <w:r>
        <w:t xml:space="preserve"> </w:t>
      </w:r>
      <w:del w:id="2146" w:author="Claude" w:date="2026-09-24T12:00:00Z">
        <w:r>
          <w:delText xml:space="preserve">rests</w:delText>
        </w:r>
      </w:del>
      <w:ins w:id="2147" w:author="Claude" w:date="2026-09-24T12:00:00Z">
        <w:r>
          <w:t xml:space="preserve">depends on</w:t>
        </w:r>
      </w:ins>
      <w:r>
        <w:t xml:space="preserve">. A </w:t>
      </w:r>
      <w:ins w:id="2148" w:author="Claude" w:date="2026-09-24T12:00:00Z">
        <w:r>
          <w:t xml:space="preserve">result for one model, task, corpus and level (a </w:t>
        </w:r>
      </w:ins>
      <w:r>
        <w:t xml:space="preserve">cell</w:t>
      </w:r>
      <w:ins w:id="2149" w:author="Claude" w:date="2026-09-24T12:00:00Z">
        <w:r>
          <w:t xml:space="preserve">)</w:t>
        </w:r>
      </w:ins>
      <w:r>
        <w:t xml:space="preserve"> is reported only if every class has at least five test items, the cell </w:t>
      </w:r>
      <w:del w:id="2150" w:author="Claude" w:date="2026-09-24T12:00:00Z">
        <w:r>
          <w:delText xml:space="preserve">holds</w:delText>
        </w:r>
      </w:del>
      <w:ins w:id="2151" w:author="Claude" w:date="2026-09-24T12:00:00Z">
        <w:r>
          <w:t xml:space="preserve">has</w:t>
        </w:r>
      </w:ins>
      <w:r>
        <w:t xml:space="preserve"> at least 40 items, and </w:t>
      </w:r>
      <w:del w:id="2152" w:author="Claude" w:date="2026-09-24T12:00:00Z">
        <w:r>
          <w:delText xml:space="preserve">the model parsed </w:delText>
        </w:r>
      </w:del>
      <w:r>
        <w:t xml:space="preserve">at least 50% of </w:t>
      </w:r>
      <w:del w:id="2153" w:author="Claude" w:date="2026-09-24T12:00:00Z">
        <w:r>
          <w:delText xml:space="preserve">its</w:delText>
        </w:r>
      </w:del>
      <w:ins w:id="2154" w:author="Claude" w:date="2026-09-24T12:00:00Z">
        <w:r>
          <w:t xml:space="preserve">the</w:t>
        </w:r>
      </w:ins>
      <w:r>
        <w:t xml:space="preserve"> </w:t>
      </w:r>
      <w:del w:id="2155" w:author="Claude" w:date="2026-09-24T12:00:00Z">
        <w:r>
          <w:delText xml:space="preserve">responses</w:delText>
        </w:r>
      </w:del>
      <w:ins w:id="2156" w:author="Claude" w:date="2026-09-24T12:00:00Z">
        <w:r>
          <w:t xml:space="preserve">model’s replies could be parsed</w:t>
        </w:r>
      </w:ins>
      <w:r>
        <w:t xml:space="preserve">. Of the 63 candidate cells, 5 fail </w:t>
      </w:r>
      <w:del w:id="2157" w:author="Claude" w:date="2026-09-24T12:00:00Z">
        <w:r>
          <w:delText xml:space="preserve">this</w:delText>
        </w:r>
      </w:del>
      <w:ins w:id="2158" w:author="Claude" w:date="2026-09-24T12:00:00Z">
        <w:r>
          <w:t xml:space="preserve">these</w:t>
        </w:r>
      </w:ins>
      <w:r>
        <w:t xml:space="preserve"> </w:t>
      </w:r>
      <w:del w:id="2159" w:author="Claude" w:date="2026-09-24T12:00:00Z">
        <w:r>
          <w:delText xml:space="preserve">gate</w:delText>
        </w:r>
      </w:del>
      <w:ins w:id="2160" w:author="Claude" w:date="2026-09-24T12:00:00Z">
        <w:r>
          <w:t xml:space="preserve">criteria</w:t>
        </w:r>
      </w:ins>
      <w:r>
        <w:t xml:space="preserve"> and are excluded </w:t>
      </w:r>
      <w:del w:id="2161" w:author="Claude" w:date="2026-09-24T12:00:00Z">
        <w:r>
          <w:delText xml:space="preserve">rather than</w:delText>
        </w:r>
      </w:del>
      <w:ins w:id="2162" w:author="Claude" w:date="2026-09-24T12:00:00Z">
        <w:r>
          <w:t xml:space="preserve">(not</w:t>
        </w:r>
      </w:ins>
      <w:r>
        <w:t xml:space="preserve"> imputed</w:t>
      </w:r>
      <w:ins w:id="2163" w:author="Claude" w:date="2026-09-24T12:00:00Z">
        <w:r>
          <w:t xml:space="preserve">)</w:t>
        </w:r>
      </w:ins>
      <w:r>
        <w:t xml:space="preserve">, leaving 58. Table III reports the 56 </w:t>
      </w:r>
      <w:del w:id="2164" w:author="Claude" w:date="2026-09-24T12:00:00Z">
        <w:r>
          <w:delText xml:space="preserve">of these</w:delText>
        </w:r>
      </w:del>
      <w:ins w:id="2165" w:author="Claude" w:date="2026-09-24T12:00:00Z">
        <w:r>
          <w:t xml:space="preserve">cells</w:t>
        </w:r>
      </w:ins>
      <w:r>
        <w:t xml:space="preserve"> that fall within its three </w:t>
      </w:r>
      <w:del w:id="2166" w:author="Claude" w:date="2026-09-24T12:00:00Z">
        <w:r>
          <w:delText xml:space="preserve">evaluation</w:delText>
        </w:r>
      </w:del>
      <w:ins w:id="2167" w:author="Claude" w:date="2026-09-24T12:00:00Z">
        <w:r>
          <w:t xml:space="preserve">levels.</w:t>
        </w:r>
      </w:ins>
      <w:r>
        <w:t xml:space="preserve"> </w:t>
      </w:r>
      <w:del w:id="2168" w:author="Claude" w:date="2026-09-24T12:00:00Z">
        <w:r>
          <w:delText xml:space="preserve">levels,</w:delText>
        </w:r>
      </w:del>
      <w:ins w:id="2169" w:author="Claude" w:date="2026-09-24T12:00:00Z">
        <w:r>
          <w:t xml:space="preserve">They</w:t>
        </w:r>
      </w:ins>
      <w:r>
        <w:t xml:space="preserve"> </w:t>
      </w:r>
      <w:del w:id="2170" w:author="Claude" w:date="2026-09-24T12:00:00Z">
        <w:r>
          <w:delText xml:space="preserve">drawn</w:delText>
        </w:r>
      </w:del>
      <w:ins w:id="2171" w:author="Claude" w:date="2026-09-24T12:00:00Z">
        <w:r>
          <w:t xml:space="preserve">are computed</w:t>
        </w:r>
      </w:ins>
      <w:r>
        <w:t xml:space="preserve"> from</w:t>
      </w:r>
      <w:del w:id="2172" w:author="Claude" w:date="2026-09-24T12:00:00Z">
        <w:r>
          <w:delText xml:space="preserve"> a store of</w:delText>
        </w:r>
      </w:del>
      <w:r>
        <w:t xml:space="preserve"> 62,406 </w:t>
      </w:r>
      <w:ins w:id="2173" w:author="Claude" w:date="2026-09-24T12:00:00Z">
        <w:r>
          <w:t xml:space="preserve">stored </w:t>
        </w:r>
      </w:ins>
      <w:r>
        <w:t xml:space="preserve">predictions</w:t>
      </w:r>
      <w:del w:id="2174" w:author="Claude" w:date="2026-09-24T12:00:00Z">
        <w:r>
          <w:delText xml:space="preserve">:</w:delText>
        </w:r>
      </w:del>
      <w:ins w:id="2175" w:author="Claude" w:date="2026-09-24T12:00:00Z">
        <w:r>
          <w:t xml:space="preserve">,</w:t>
        </w:r>
      </w:ins>
      <w:r>
        <w:t xml:space="preserve"> 21,136 from the encoders and 41,270 from the prompted models.</w:t>
      </w:r>
    </w:p>
    <w:p w14:paraId="7086A722" w14:textId="77777777" w:rsidR="006B5908" w:rsidRDefault="00000000">
      <w:pPr>
        <w:pStyle w:val="BodyText"/>
      </w:pPr>
      <w:r>
        <w:rPr>
          <w:b/>
        </w:rPr>
        <w:t xml:space="preserve">Cost accounting. </w:t>
      </w:r>
      <w:r>
        <w:t xml:space="preserve">Every </w:t>
      </w:r>
      <w:ins w:id="2176" w:author="Claude" w:date="2026-09-24T12:00:00Z">
        <w:r>
          <w:t xml:space="preserve">stored </w:t>
        </w:r>
      </w:ins>
      <w:r>
        <w:t xml:space="preserve">prediction </w:t>
      </w:r>
      <w:del w:id="2177" w:author="Claude" w:date="2026-09-24T12:00:00Z">
        <w:r>
          <w:delText xml:space="preserve">row carries</w:delText>
        </w:r>
      </w:del>
      <w:ins w:id="2178" w:author="Claude" w:date="2026-09-24T12:00:00Z">
        <w:r>
          <w:t xml:space="preserve">includes</w:t>
        </w:r>
      </w:ins>
      <w:r>
        <w:t xml:space="preserve"> token counts, wall-clock latency and, for encoders, training time. The encoders and </w:t>
      </w:r>
      <w:ins w:id="2179" w:author="Claude" w:date="2026-09-24T12:00:00Z">
        <w:r>
          <w:t xml:space="preserve">the </w:t>
        </w:r>
      </w:ins>
      <w:r>
        <w:t xml:space="preserve">six open-weight LLMs</w:t>
      </w:r>
      <w:del w:id="2180" w:author="Claude" w:date="2026-09-24T12:00:00Z">
        <w:r>
          <w:delText xml:space="preserve"> are free and open source and</w:delText>
        </w:r>
      </w:del>
      <w:r>
        <w:t xml:space="preserve"> ran on a free Kaggle T4, so there is no invoice</w:t>
      </w:r>
      <w:del w:id="2181" w:author="Claude" w:date="2026-09-24T12:00:00Z">
        <w:r>
          <w:delText xml:space="preserve">;</w:delText>
        </w:r>
      </w:del>
      <w:ins w:id="2182" w:author="Claude" w:date="2026-09-24T12:00:00Z">
        <w:r>
          <w:t xml:space="preserve">.</w:t>
        </w:r>
      </w:ins>
      <w:r>
        <w:t xml:space="preserve"> </w:t>
      </w:r>
      <w:del w:id="2183" w:author="Claude" w:date="2026-09-24T12:00:00Z">
        <w:r>
          <w:delText xml:space="preserve">what</w:delText>
        </w:r>
      </w:del>
      <w:ins w:id="2184" w:author="Claude" w:date="2026-09-24T12:00:00Z">
        <w:r>
          <w:t xml:space="preserve">We</w:t>
        </w:r>
      </w:ins>
      <w:r>
        <w:t xml:space="preserve"> </w:t>
      </w:r>
      <w:del w:id="2185" w:author="Claude" w:date="2026-09-24T12:00:00Z">
        <w:r>
          <w:delText xml:space="preserve">they</w:delText>
        </w:r>
      </w:del>
      <w:ins w:id="2186" w:author="Claude" w:date="2026-09-24T12:00:00Z">
        <w:r>
          <w:t xml:space="preserve">therefore</w:t>
        </w:r>
      </w:ins>
      <w:r>
        <w:t xml:space="preserve"> </w:t>
      </w:r>
      <w:del w:id="2187" w:author="Claude" w:date="2026-09-24T12:00:00Z">
        <w:r>
          <w:delText xml:space="preserve">consume</w:delText>
        </w:r>
      </w:del>
      <w:ins w:id="2188" w:author="Claude" w:date="2026-09-24T12:00:00Z">
        <w:r>
          <w:t xml:space="preserve">price</w:t>
        </w:r>
      </w:ins>
      <w:r>
        <w:t xml:space="preserve"> </w:t>
      </w:r>
      <w:del w:id="2189" w:author="Claude" w:date="2026-09-24T12:00:00Z">
        <w:r>
          <w:delText xml:space="preserve">is</w:delText>
        </w:r>
      </w:del>
      <w:ins w:id="2190" w:author="Claude" w:date="2026-09-24T12:00:00Z">
        <w:r>
          <w:t xml:space="preserve">their</w:t>
        </w:r>
      </w:ins>
      <w:r>
        <w:t xml:space="preserve"> machine time</w:t>
      </w:r>
      <w:del w:id="2191" w:author="Claude" w:date="2026-09-24T12:00:00Z">
        <w:r>
          <w:delText xml:space="preserve">, priced</w:delText>
        </w:r>
      </w:del>
      <w:r>
        <w:t xml:space="preserve"> at the published Amazon EC2 on-demand rate for a g4dn.xlarge instance (one NVIDIA T4, us-east-1), $0.5260 per hour</w:t>
      </w:r>
      <w:del w:id="2192" w:author="Claude" w:date="2026-09-24T12:00:00Z">
        <w:r>
          <w:delText xml:space="preserve">,</w:delText>
        </w:r>
      </w:del>
      <w:r>
        <w:t xml:space="preserve"> </w:t>
      </w:r>
      <w:del w:id="2193" w:author="Claude" w:date="2026-09-24T12:00:00Z">
        <w:r>
          <w:delText xml:space="preserve">checked</w:delText>
        </w:r>
      </w:del>
      <w:ins w:id="2194" w:author="Claude" w:date="2026-09-24T12:00:00Z">
        <w:r>
          <w:t xml:space="preserve">as of</w:t>
        </w:r>
      </w:ins>
      <w:r>
        <w:t xml:space="preserve"> 6 August 2026, with requirements classified one at a time. The two API models are priced per million input</w:t>
      </w:r>
      <w:del w:id="2195" w:author="Claude" w:date="2026-09-24T12:00:00Z">
        <w:r>
          <w:delText xml:space="preserve">/</w:delText>
        </w:r>
      </w:del>
      <w:ins w:id="2196" w:author="Claude" w:date="2026-09-24T12:00:00Z">
        <w:r>
          <w:t xml:space="preserve"> and </w:t>
        </w:r>
      </w:ins>
      <w:r>
        <w:t xml:space="preserve">output tokens </w:t>
      </w:r>
      <w:del w:id="2197" w:author="Claude" w:date="2026-09-24T12:00:00Z">
        <w:r>
          <w:delText xml:space="preserve">from</w:delText>
        </w:r>
      </w:del>
      <w:ins w:id="2198" w:author="Claude" w:date="2026-09-24T12:00:00Z">
        <w:r>
          <w:t xml:space="preserve">using</w:t>
        </w:r>
      </w:ins>
      <w:r>
        <w:t xml:space="preserve"> the public </w:t>
      </w:r>
      <w:del w:id="2199" w:author="Claude" w:date="2026-09-24T12:00:00Z">
        <w:r>
          <w:delText xml:space="preserve">rate cards</w:delText>
        </w:r>
      </w:del>
      <w:ins w:id="2200" w:author="Claude" w:date="2026-09-24T12:00:00Z">
        <w:r>
          <w:t xml:space="preserve">rates</w:t>
        </w:r>
      </w:ins>
      <w:r>
        <w:t xml:space="preserve"> of August 2026 </w:t>
      </w:r>
      <w:del w:id="2201" w:author="Claude" w:date="2026-09-24T12:00:00Z">
        <w:r>
          <w:delText xml:space="preserve">— </w:delText>
        </w:r>
      </w:del>
      <w:ins w:id="2202" w:author="Claude" w:date="2026-09-24T12:00:00Z">
        <w:r>
          <w:t xml:space="preserve">(</w:t>
        </w:r>
      </w:ins>
      <w:r>
        <w:t xml:space="preserve">$0.25/$1.50 for Gemini 3.1 Flash-Lite and $0.59/$0.79 for Llama-3.3-70B</w:t>
      </w:r>
      <w:del w:id="2203" w:author="Claude" w:date="2026-09-24T12:00:00Z">
        <w:r>
          <w:delText xml:space="preserve"> —</w:delText>
        </w:r>
      </w:del>
      <w:ins w:id="2204" w:author="Claude" w:date="2026-09-24T12:00:00Z">
        <w:r>
          <w:t xml:space="preserve">),</w:t>
        </w:r>
      </w:ins>
      <w:r>
        <w:t xml:space="preserve"> applied to the stored token counts. </w:t>
      </w:r>
      <w:del w:id="2205" w:author="Claude" w:date="2026-09-24T12:00:00Z">
        <w:r>
          <w:delText xml:space="preserve">Every</w:delText>
        </w:r>
      </w:del>
      <w:ins w:id="2206" w:author="Claude" w:date="2026-09-24T12:00:00Z">
        <w:r>
          <w:t xml:space="preserve">All</w:t>
        </w:r>
      </w:ins>
      <w:r>
        <w:t xml:space="preserve"> prompted </w:t>
      </w:r>
      <w:del w:id="2207" w:author="Claude" w:date="2026-09-24T12:00:00Z">
        <w:r>
          <w:delText xml:space="preserve">run</w:delText>
        </w:r>
      </w:del>
      <w:ins w:id="2208" w:author="Claude" w:date="2026-09-24T12:00:00Z">
        <w:r>
          <w:t xml:space="preserve">runs</w:t>
        </w:r>
      </w:ins>
      <w:r>
        <w:t xml:space="preserve"> </w:t>
      </w:r>
      <w:del w:id="2209" w:author="Claude" w:date="2026-09-24T12:00:00Z">
        <w:r>
          <w:delText xml:space="preserve">was</w:delText>
        </w:r>
      </w:del>
      <w:ins w:id="2210" w:author="Claude" w:date="2026-09-24T12:00:00Z">
        <w:r>
          <w:t xml:space="preserve">were</w:t>
        </w:r>
      </w:ins>
      <w:r>
        <w:t xml:space="preserve"> made on 7 August 2026</w:t>
      </w:r>
      <w:ins w:id="2211" w:author="Claude" w:date="2026-09-24T12:00:00Z">
        <w:r>
          <w:t xml:space="preserve">,</w:t>
        </w:r>
      </w:ins>
      <w:r>
        <w:t xml:space="preserve"> </w:t>
      </w:r>
      <w:del w:id="2212" w:author="Claude" w:date="2026-09-24T12:00:00Z">
        <w:r>
          <w:delText xml:space="preserve">and</w:delText>
        </w:r>
      </w:del>
      <w:ins w:id="2213" w:author="Claude" w:date="2026-09-24T12:00:00Z">
        <w:r>
          <w:t xml:space="preserve">one</w:t>
        </w:r>
      </w:ins>
      <w:r>
        <w:t xml:space="preserve"> </w:t>
      </w:r>
      <w:del w:id="2214" w:author="Claude" w:date="2026-09-24T12:00:00Z">
        <w:r>
          <w:delText xml:space="preserve">every</w:delText>
        </w:r>
      </w:del>
      <w:ins w:id="2215" w:author="Claude" w:date="2026-09-24T12:00:00Z">
        <w:r>
          <w:t xml:space="preserve">day</w:t>
        </w:r>
      </w:ins>
      <w:r>
        <w:t xml:space="preserve"> </w:t>
      </w:r>
      <w:del w:id="2216" w:author="Claude" w:date="2026-09-24T12:00:00Z">
        <w:r>
          <w:delText xml:space="preserve">rate checked</w:delText>
        </w:r>
      </w:del>
      <w:ins w:id="2217" w:author="Claude" w:date="2026-09-24T12:00:00Z">
        <w:r>
          <w:t xml:space="preserve">after</w:t>
        </w:r>
      </w:ins>
      <w:r>
        <w:t xml:space="preserve"> the </w:t>
      </w:r>
      <w:del w:id="2218" w:author="Claude" w:date="2026-09-24T12:00:00Z">
        <w:r>
          <w:delText xml:space="preserve">day</w:delText>
        </w:r>
      </w:del>
      <w:ins w:id="2219" w:author="Claude" w:date="2026-09-24T12:00:00Z">
        <w:r>
          <w:t xml:space="preserve">rates</w:t>
        </w:r>
      </w:ins>
      <w:r>
        <w:t xml:space="preserve"> </w:t>
      </w:r>
      <w:del w:id="2220" w:author="Claude" w:date="2026-09-24T12:00:00Z">
        <w:r>
          <w:delText xml:space="preserve">before;</w:delText>
        </w:r>
      </w:del>
      <w:ins w:id="2221" w:author="Claude" w:date="2026-09-24T12:00:00Z">
        <w:r>
          <w:t xml:space="preserve">were checked. The provider has since retired</w:t>
        </w:r>
      </w:ins>
      <w:r>
        <w:t xml:space="preserve"> the hosted Llama-3.3-70B endpoint</w:t>
      </w:r>
      <w:del w:id="2222" w:author="Claude" w:date="2026-09-24T12:00:00Z">
        <w:r>
          <w:delText xml:space="preserve"> has since been retired by its provider</w:delText>
        </w:r>
      </w:del>
      <w:r>
        <w:t xml:space="preserve">, which </w:t>
      </w:r>
      <w:del w:id="2223" w:author="Claude" w:date="2026-09-24T12:00:00Z">
        <w:r>
          <w:delText xml:space="preserve">leaves</w:delText>
        </w:r>
      </w:del>
      <w:ins w:id="2224" w:author="Claude" w:date="2026-09-24T12:00:00Z">
        <w:r>
          <w:t xml:space="preserve">does not affect</w:t>
        </w:r>
      </w:ins>
      <w:r>
        <w:t xml:space="preserve"> the stored predictions </w:t>
      </w:r>
      <w:del w:id="2225" w:author="Claude" w:date="2026-09-24T12:00:00Z">
        <w:r>
          <w:delText xml:space="preserve">and their</w:delText>
        </w:r>
      </w:del>
      <w:ins w:id="2226" w:author="Claude" w:date="2026-09-24T12:00:00Z">
        <w:r>
          <w:t xml:space="preserve">or</w:t>
        </w:r>
      </w:ins>
      <w:r>
        <w:t xml:space="preserve"> token counts</w:t>
      </w:r>
      <w:del w:id="2227" w:author="Claude" w:date="2026-09-24T12:00:00Z">
        <w:r>
          <w:delText xml:space="preserve"> unaffected</w:delText>
        </w:r>
      </w:del>
      <w:r>
        <w:t xml:space="preserve">. Cost</w:t>
      </w:r>
      <w:del w:id="2228" w:author="Claude" w:date="2026-09-24T12:00:00Z">
        <w:r>
          <w:delText xml:space="preserve"> is not a property of the technique and</w:delText>
        </w:r>
      </w:del>
      <w:r>
        <w:t xml:space="preserve"> rises with model size (Spearman ρ = 0.72 over the ten locally run configurations), so </w:t>
      </w:r>
      <w:ins w:id="2229" w:author="Claude" w:date="2026-09-24T12:00:00Z">
        <w:r>
          <w:t xml:space="preserve">in </w:t>
        </w:r>
      </w:ins>
      <w:r>
        <w:t xml:space="preserve">Section IV </w:t>
      </w:r>
      <w:del w:id="2230" w:author="Claude" w:date="2026-09-24T12:00:00Z">
        <w:r>
          <w:delText xml:space="preserve">treats</w:delText>
        </w:r>
      </w:del>
      <w:ins w:id="2231" w:author="Claude" w:date="2026-09-24T12:00:00Z">
        <w:r>
          <w:t xml:space="preserve">we</w:t>
        </w:r>
      </w:ins>
      <w:r>
        <w:t xml:space="preserve"> </w:t>
      </w:r>
      <w:del w:id="2232" w:author="Claude" w:date="2026-09-24T12:00:00Z">
        <w:r>
          <w:delText xml:space="preserve">tier</w:delText>
        </w:r>
      </w:del>
      <w:ins w:id="2233" w:author="Claude" w:date="2026-09-24T12:00:00Z">
        <w:r>
          <w:t xml:space="preserve">treat the</w:t>
        </w:r>
      </w:ins>
      <w:r>
        <w:t xml:space="preserve"> ratios </w:t>
      </w:r>
      <w:ins w:id="2234" w:author="Claude" w:date="2026-09-24T12:00:00Z">
        <w:r>
          <w:t xml:space="preserve">between tiers </w:t>
        </w:r>
      </w:ins>
      <w:r>
        <w:t xml:space="preserve">as </w:t>
      </w:r>
      <w:del w:id="2235" w:author="Claude" w:date="2026-09-24T12:00:00Z">
        <w:r>
          <w:delText xml:space="preserve">durable</w:delText>
        </w:r>
      </w:del>
      <w:ins w:id="2236" w:author="Claude" w:date="2026-09-24T12:00:00Z">
        <w:r>
          <w:t xml:space="preserve">more</w:t>
        </w:r>
      </w:ins>
      <w:r>
        <w:t xml:space="preserve"> </w:t>
      </w:r>
      <w:del w:id="2237" w:author="Claude" w:date="2026-09-24T12:00:00Z">
        <w:r>
          <w:delText xml:space="preserve">and</w:delText>
        </w:r>
      </w:del>
      <w:ins w:id="2238" w:author="Claude" w:date="2026-09-24T12:00:00Z">
        <w:r>
          <w:t xml:space="preserve">stable than the</w:t>
        </w:r>
      </w:ins>
      <w:r>
        <w:t xml:space="preserve"> absolute prices</w:t>
      </w:r>
      <w:del w:id="2239" w:author="Claude" w:date="2026-09-24T12:00:00Z">
        <w:r>
          <w:delText xml:space="preserve"> as a snapshot</w:delText>
        </w:r>
      </w:del>
      <w:r>
        <w:t xml:space="preserve">. Separating the one-off training cost </w:t>
      </w:r>
      <w:r>
        <w:rPr>
          <w:i/>
          <w:rPrChange w:id="2240" w:author="Claude" w:date="2026-09-24T12:00:00Z">
            <w:rPr/>
          </w:rPrChange>
        </w:rPr>
        <w:t xml:space="preserve">C</w:t>
      </w:r>
      <w:r>
        <w:rPr>
          <w:vertAlign w:val="subscript"/>
          <w:rPrChange w:id="2241" w:author="Claude" w:date="2026-09-24T12:00:00Z">
            <w:rPr/>
          </w:rPrChange>
        </w:rPr>
        <w:t xml:space="preserve">0</w:t>
      </w:r>
      <w:r>
        <w:t xml:space="preserve"> from the per-requirement cost </w:t>
      </w:r>
      <w:r>
        <w:rPr>
          <w:i/>
          <w:rPrChange w:id="2242" w:author="Claude" w:date="2026-09-24T12:00:00Z">
            <w:rPr/>
          </w:rPrChange>
        </w:rPr>
        <w:t xml:space="preserve">c</w:t>
      </w:r>
      <w:r>
        <w:rPr>
          <w:vertAlign w:val="subscript"/>
          <w:rPrChange w:id="2243" w:author="Claude" w:date="2026-09-24T12:00:00Z">
            <w:rPr/>
          </w:rPrChange>
        </w:rPr>
        <w:t xml:space="preserve">enc</w:t>
      </w:r>
      <w:r>
        <w:t xml:space="preserve"> gives the break-even volume </w:t>
      </w:r>
      <w:r>
        <w:rPr>
          <w:i/>
          <w:rPrChange w:id="2246" w:author="Claude" w:date="2026-09-24T12:00:00Z">
            <w:rPr/>
          </w:rPrChange>
        </w:rPr>
        <w:t xml:space="preserve">N</w:t>
      </w:r>
      <w:r>
        <w:rPr>
          <w:vertAlign w:val="superscript"/>
          <w:rPrChange w:id="2247" w:author="Claude" w:date="2026-09-24T12:00:00Z">
            <w:rPr/>
          </w:rPrChange>
        </w:rPr>
        <w:t xml:space="preserve">*</w:t>
      </w:r>
      <w:r>
        <w:t xml:space="preserve">, in requirements, against a prompted alternative </w:t>
      </w:r>
      <w:del w:id="2248" w:author="Claude" w:date="2026-09-24T12:00:00Z">
        <w:r>
          <w:delText xml:space="preserve">costing</w:delText>
        </w:r>
      </w:del>
      <w:ins w:id="2249" w:author="Claude" w:date="2026-09-24T12:00:00Z">
        <w:r>
          <w:t xml:space="preserve">that</w:t>
        </w:r>
      </w:ins>
      <w:r>
        <w:t xml:space="preserve"> </w:t>
      </w:r>
      <w:del w:id="2250" w:author="Claude" w:date="2026-09-24T12:00:00Z">
        <w:r>
          <w:delText xml:space="preserve">calt</w:delText>
        </w:r>
      </w:del>
      <w:ins w:id="2251" w:author="Claude" w:date="2026-09-24T12:00:00Z">
        <w:r>
          <w:t xml:space="preserve">costs </w:t>
        </w:r>
        <w:r>
          <w:rPr>
            <w:i/>
          </w:rPr>
          <w:t xml:space="preserve">c</w:t>
        </w:r>
        <w:r>
          <w:rPr>
            <w:vertAlign w:val="subscript"/>
          </w:rPr>
          <w:t xml:space="preserve">alt</w:t>
        </w:r>
      </w:ins>
      <w:r>
        <w:t xml:space="preserve"> per requirement:</w:t>
      </w:r>
    </w:p>
    <w:p w14:paraId="78C6AC79" w14:textId="77777777" w:rsidR="006B5908" w:rsidRDefault="00000000">
      <w:pPr>
        <w:pStyle w:val="equation"/>
        <w:tabs>
          <w:tab w:val="clear" w:pos="126pt"/>
          <w:tab w:val="clear" w:pos="252pt"/>
          <w:tab w:val="center" w:pos="122pt"/>
          <w:tab w:val="end" w:pos="244pt"/>
        </w:tabs>
        <w:rPr>
          <w:rFonts w:hint="eastAsia"/>
        </w:rPr>
      </w:pPr>
      <w:r>
        <w:rPr>
          <w:rFonts w:ascii="Times New Roman" w:hAnsi="Times New Roman"/>
          <w:sz w:val="19"/>
        </w:rPr>
        <w:tab/>
      </w:r>
      <w:r>
        <w:rPr>
          <w:rFonts w:ascii="Times New Roman" w:hAnsi="Times New Roman"/>
          <w:i/>
          <w:sz w:val="19"/>
        </w:rPr>
        <w:t>N</w:t>
      </w:r>
      <w:r>
        <w:rPr>
          <w:rFonts w:ascii="Times New Roman" w:hAnsi="Times New Roman"/>
          <w:sz w:val="19"/>
          <w:vertAlign w:val="superscript"/>
        </w:rPr>
        <w:t>*</w:t>
      </w:r>
      <w:r>
        <w:rPr>
          <w:rFonts w:ascii="Times New Roman" w:hAnsi="Times New Roman"/>
          <w:sz w:val="19"/>
        </w:rPr>
        <w:t xml:space="preserve"> = </w:t>
      </w:r>
      <w:r>
        <w:rPr>
          <w:rFonts w:ascii="Times New Roman" w:hAnsi="Times New Roman"/>
          <w:i/>
          <w:sz w:val="19"/>
        </w:rPr>
        <w:t>C</w:t>
      </w:r>
      <w:r>
        <w:rPr>
          <w:rFonts w:ascii="Times New Roman" w:hAnsi="Times New Roman"/>
          <w:sz w:val="19"/>
          <w:vertAlign w:val="subscript"/>
        </w:rPr>
        <w:t>0</w:t>
      </w:r>
      <w:r>
        <w:rPr>
          <w:rFonts w:ascii="Times New Roman" w:hAnsi="Times New Roman"/>
          <w:sz w:val="19"/>
        </w:rPr>
        <w:t xml:space="preserve"> / (</w:t>
      </w:r>
      <w:r>
        <w:rPr>
          <w:rFonts w:ascii="Times New Roman" w:hAnsi="Times New Roman"/>
          <w:i/>
          <w:sz w:val="19"/>
        </w:rPr>
        <w:t>c</w:t>
      </w:r>
      <w:r>
        <w:rPr>
          <w:rFonts w:ascii="Times New Roman" w:hAnsi="Times New Roman"/>
          <w:sz w:val="19"/>
          <w:vertAlign w:val="subscript"/>
        </w:rPr>
        <w:t>alt</w:t>
      </w:r>
      <w:r>
        <w:rPr>
          <w:rFonts w:ascii="Times New Roman" w:hAnsi="Times New Roman"/>
          <w:sz w:val="19"/>
        </w:rPr>
        <w:t xml:space="preserve"> − </w:t>
      </w:r>
      <w:r>
        <w:rPr>
          <w:rFonts w:ascii="Times New Roman" w:hAnsi="Times New Roman"/>
          <w:i/>
          <w:sz w:val="19"/>
        </w:rPr>
        <w:t>c</w:t>
      </w:r>
      <w:r>
        <w:rPr>
          <w:rFonts w:ascii="Times New Roman" w:hAnsi="Times New Roman"/>
          <w:sz w:val="19"/>
          <w:vertAlign w:val="subscript"/>
        </w:rPr>
        <w:t>enc</w:t>
      </w:r>
      <w:r>
        <w:rPr>
          <w:rFonts w:ascii="Times New Roman" w:hAnsi="Times New Roman"/>
          <w:sz w:val="19"/>
        </w:rPr>
        <w:t>)</w:t>
        <w:tab/>
        <w:t>(1)</w:t>
      </w:r>
    </w:p>
    <w:p w14:paraId="688166FC" w14:textId="2F63C3C3" w:rsidR="006B5908" w:rsidRPr="008F4C59" w:rsidRDefault="00000000" w:rsidP="008F4C59">
      <w:pPr>
        <w:pStyle w:val="Heading1"/>
        <w:sectPr w:rsidR="006B5908" w:rsidRPr="008F4C59">
          <w:type w:val="continuous"/>
          <w:pgSz w:w="595.30pt" w:h="841.90pt" w:code="9"/>
          <w:pgMar w:top="54pt" w:right="44.65pt" w:bottom="72pt" w:left="44.65pt" w:header="36pt" w:footer="36pt" w:gutter="0pt"/>
          <w:cols w:num="2" w:space="18pt"/>
          <w:docGrid w:linePitch="360"/>
        </w:sectPr>
      </w:pPr>
      <w:r>
        <w:t xml:space="preserve">Results and Discussion </w:t>
      </w:r>
    </w:p>
    <w:p w14:paraId="4758C8C2" w14:textId="77777777" w:rsidR="006B5908" w:rsidRDefault="00000000">
      <w:pPr>
        <w:pStyle w:val="tablehead"/>
        <w:keepNext/>
        <w:numPr>
          <w:ilvl w:val="0"/>
          <w:numId w:val="0"/>
        </w:numPr>
        <w:spacing w:after="0pt"/>
      </w:pPr>
      <w:r>
        <w:lastRenderedPageBreak/>
        <w:t>TABLE III</w:t>
      </w:r>
    </w:p>
    <w:p w14:paraId="341A93F1" w14:textId="77777777" w:rsidR="006B5908" w:rsidRDefault="00000000">
      <w:pPr>
        <w:pStyle w:val="tablehead"/>
        <w:keepNext/>
        <w:numPr>
          <w:ilvl w:val="0"/>
          <w:numId w:val="0"/>
        </w:numPr>
        <w:spacing w:after="3pt"/>
      </w:pPr>
      <w:r>
        <w:t>Macro-F1 per configuration, task and level. Each column group names the corpus a model is scored on, so an XD value is a model trained on the other corpus. ID = in-domain, XP = cross-project, XD = cross-dataset; best in-domain score per task in bold, “–” = not reported.</w:t>
      </w:r>
    </w:p>
    <w:tbl>
      <w:tblPr>
        <w:tblW w:w="503.95pt" w:type="dxa"/>
        <w:jc w:val="center"/>
        <w:tblBorders>
          <w:top w:val="single" w:sz="8" w:space="0" w:color="000000"/>
          <w:start w:val="nil"/>
          <w:bottom w:val="single" w:sz="8" w:space="0" w:color="000000"/>
          <w:end w:val="nil"/>
          <w:insideH w:val="nil"/>
          <w:insideV w:val="nil"/>
        </w:tblBorders>
        <w:tblLayout w:type="fixed"/>
        <w:tblLook w:firstRow="1" w:lastRow="0" w:firstColumn="1" w:lastColumn="0" w:noHBand="0" w:noVBand="1"/>
      </w:tblPr>
      <w:tblGrid>
        <w:gridCol w:w="1915"/>
        <w:gridCol w:w="2041"/>
        <w:gridCol w:w="2041"/>
        <w:gridCol w:w="2041"/>
        <w:gridCol w:w="2041"/>
      </w:tblGrid>
      <w:tr w:rsidR="006B5908" w14:paraId="7BE0FD45" w14:textId="77777777">
        <w:trPr>
          <w:jc w:val="center"/>
        </w:trPr>
        <w:tc>
          <w:tcPr>
            <w:tcW w:w="95.75pt" w:type="dxa"/>
            <w:tcBorders>
              <w:bottom w:val="single" w:sz="4" w:space="0" w:color="000000"/>
            </w:tcBorders>
          </w:tcPr>
          <w:p w14:paraId="7AAA59BE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b/>
                <w:sz w:val="14"/>
              </w:rPr>
              <w:t>Configuration</w:t>
            </w:r>
          </w:p>
        </w:tc>
        <w:tc>
          <w:tcPr>
            <w:tcW w:w="102.05pt" w:type="dxa"/>
            <w:tcBorders>
              <w:bottom w:val="single" w:sz="4" w:space="0" w:color="000000"/>
            </w:tcBorders>
          </w:tcPr>
          <w:p w14:paraId="7441BC04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4"/>
              </w:rPr>
              <w:t>Security — PROMISE_exp</w:t>
              <w:br/>
              <w:t>ID | XP | XD</w:t>
            </w:r>
          </w:p>
        </w:tc>
        <w:tc>
          <w:tcPr>
            <w:tcW w:w="102.05pt" w:type="dxa"/>
            <w:tcBorders>
              <w:bottom w:val="single" w:sz="4" w:space="0" w:color="000000"/>
            </w:tcBorders>
          </w:tcPr>
          <w:p w14:paraId="18D6D82C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4"/>
              </w:rPr>
              <w:t>Security — SecReq</w:t>
              <w:br/>
              <w:t>ID | XP | XD</w:t>
            </w:r>
          </w:p>
        </w:tc>
        <w:tc>
          <w:tcPr>
            <w:tcW w:w="102.05pt" w:type="dxa"/>
            <w:tcBorders>
              <w:bottom w:val="single" w:sz="4" w:space="0" w:color="000000"/>
            </w:tcBorders>
          </w:tcPr>
          <w:p w14:paraId="052FC710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4"/>
              </w:rPr>
              <w:t>FR/NFR — PROMISE_exp</w:t>
              <w:br/>
              <w:t>ID | XP</w:t>
            </w:r>
          </w:p>
        </w:tc>
        <w:tc>
          <w:tcPr>
            <w:tcW w:w="102.05pt" w:type="dxa"/>
            <w:tcBorders>
              <w:bottom w:val="single" w:sz="4" w:space="0" w:color="000000"/>
            </w:tcBorders>
          </w:tcPr>
          <w:p w14:paraId="14F45156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4"/>
              </w:rPr>
              <w:t>NFR sub-types</w:t>
              <w:br/>
              <w:t>ID | XP</w:t>
            </w:r>
          </w:p>
        </w:tc>
      </w:tr>
      <w:tr w:rsidR="006B5908" w14:paraId="6CA9D625" w14:textId="77777777">
        <w:trPr>
          <w:jc w:val="center"/>
        </w:trPr>
        <w:tc>
          <w:tcPr>
            <w:tcW w:w="95.75pt" w:type="dxa"/>
          </w:tcPr>
          <w:p w14:paraId="016146A4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4"/>
                <w:szCs w:val="14"/>
              </w:rPr>
              <w:t>BERT</w:t>
            </w:r>
            <w:r>
              <w:rPr>
                <w:sz w:val="14"/>
                <w:szCs w:val="14"/>
                <w:vertAlign w:val="subscript"/>
              </w:rPr>
              <w:t>w</w:t>
            </w:r>
          </w:p>
        </w:tc>
        <w:tc>
          <w:tcPr>
            <w:tcW w:w="102.05pt" w:type="dxa"/>
          </w:tcPr>
          <w:p w14:paraId="0BDFBDC0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4"/>
              </w:rPr>
              <w:t>0.923</w:t>
            </w:r>
            <w:r>
              <w:rPr>
                <w:sz w:val="14"/>
              </w:rPr>
              <w:t xml:space="preserve"> | 0.865 | 0.528</w:t>
            </w:r>
          </w:p>
        </w:tc>
        <w:tc>
          <w:tcPr>
            <w:tcW w:w="102.05pt" w:type="dxa"/>
          </w:tcPr>
          <w:p w14:paraId="217F1CC2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0.836 | 0.588 | 0.690</w:t>
            </w:r>
          </w:p>
        </w:tc>
        <w:tc>
          <w:tcPr>
            <w:tcW w:w="102.05pt" w:type="dxa"/>
          </w:tcPr>
          <w:p w14:paraId="247F11B0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4"/>
              </w:rPr>
              <w:t>0.908</w:t>
            </w:r>
            <w:r>
              <w:rPr>
                <w:sz w:val="14"/>
              </w:rPr>
              <w:t xml:space="preserve"> | 0.843</w:t>
            </w:r>
          </w:p>
        </w:tc>
        <w:tc>
          <w:tcPr>
            <w:tcW w:w="102.05pt" w:type="dxa"/>
          </w:tcPr>
          <w:p w14:paraId="39D6488B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0.657 | 0.579</w:t>
            </w:r>
          </w:p>
        </w:tc>
      </w:tr>
      <w:tr w:rsidR="006B5908" w14:paraId="26FDC673" w14:textId="77777777">
        <w:trPr>
          <w:jc w:val="center"/>
        </w:trPr>
        <w:tc>
          <w:tcPr>
            <w:tcW w:w="95.75pt" w:type="dxa"/>
          </w:tcPr>
          <w:p w14:paraId="4A894346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4"/>
                <w:szCs w:val="14"/>
              </w:rPr>
              <w:t>BERT</w:t>
            </w:r>
            <w:r>
              <w:rPr>
                <w:sz w:val="14"/>
                <w:szCs w:val="14"/>
                <w:vertAlign w:val="subscript"/>
              </w:rPr>
              <w:t>u</w:t>
            </w:r>
          </w:p>
        </w:tc>
        <w:tc>
          <w:tcPr>
            <w:tcW w:w="102.05pt" w:type="dxa"/>
          </w:tcPr>
          <w:p w14:paraId="0EE6BBC2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0.907 | – | 0.534</w:t>
            </w:r>
          </w:p>
        </w:tc>
        <w:tc>
          <w:tcPr>
            <w:tcW w:w="102.05pt" w:type="dxa"/>
          </w:tcPr>
          <w:p w14:paraId="44BDC776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– | – | 0.702</w:t>
            </w:r>
          </w:p>
        </w:tc>
        <w:tc>
          <w:tcPr>
            <w:tcW w:w="102.05pt" w:type="dxa"/>
          </w:tcPr>
          <w:p w14:paraId="3F99C65F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– | –</w:t>
            </w:r>
          </w:p>
        </w:tc>
        <w:tc>
          <w:tcPr>
            <w:tcW w:w="102.05pt" w:type="dxa"/>
          </w:tcPr>
          <w:p w14:paraId="095BEF73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– | –</w:t>
            </w:r>
          </w:p>
        </w:tc>
      </w:tr>
      <w:tr w:rsidR="006B5908" w14:paraId="500B2973" w14:textId="77777777">
        <w:trPr>
          <w:jc w:val="center"/>
        </w:trPr>
        <w:tc>
          <w:tcPr>
            <w:tcW w:w="95.75pt" w:type="dxa"/>
          </w:tcPr>
          <w:p w14:paraId="70B3020A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4"/>
                <w:szCs w:val="14"/>
              </w:rPr>
              <w:t>RoBERTa</w:t>
            </w:r>
            <w:r>
              <w:rPr>
                <w:sz w:val="14"/>
                <w:szCs w:val="14"/>
                <w:vertAlign w:val="subscript"/>
              </w:rPr>
              <w:t>w</w:t>
            </w:r>
          </w:p>
        </w:tc>
        <w:tc>
          <w:tcPr>
            <w:tcW w:w="102.05pt" w:type="dxa"/>
          </w:tcPr>
          <w:p w14:paraId="1E6238CA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0.902 | 0.876 | 0.698</w:t>
            </w:r>
          </w:p>
        </w:tc>
        <w:tc>
          <w:tcPr>
            <w:tcW w:w="102.05pt" w:type="dxa"/>
          </w:tcPr>
          <w:p w14:paraId="39295A4D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0.824 | 0.668 | 0.696</w:t>
            </w:r>
          </w:p>
        </w:tc>
        <w:tc>
          <w:tcPr>
            <w:tcW w:w="102.05pt" w:type="dxa"/>
          </w:tcPr>
          <w:p w14:paraId="027A094E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0.896 | 0.853</w:t>
            </w:r>
          </w:p>
        </w:tc>
        <w:tc>
          <w:tcPr>
            <w:tcW w:w="102.05pt" w:type="dxa"/>
          </w:tcPr>
          <w:p w14:paraId="1EC393D6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4"/>
              </w:rPr>
              <w:t>0.724</w:t>
            </w:r>
            <w:r>
              <w:rPr>
                <w:sz w:val="14"/>
              </w:rPr>
              <w:t xml:space="preserve"> | 0.688</w:t>
            </w:r>
          </w:p>
        </w:tc>
      </w:tr>
      <w:tr w:rsidR="006B5908" w14:paraId="32953026" w14:textId="77777777">
        <w:trPr>
          <w:jc w:val="center"/>
        </w:trPr>
        <w:tc>
          <w:tcPr>
            <w:tcW w:w="95.75pt" w:type="dxa"/>
          </w:tcPr>
          <w:p w14:paraId="5741EDCD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4"/>
                <w:szCs w:val="14"/>
              </w:rPr>
              <w:t>RoBERTa</w:t>
            </w:r>
            <w:r>
              <w:rPr>
                <w:sz w:val="14"/>
                <w:szCs w:val="14"/>
                <w:vertAlign w:val="subscript"/>
              </w:rPr>
              <w:t>u</w:t>
            </w:r>
          </w:p>
        </w:tc>
        <w:tc>
          <w:tcPr>
            <w:tcW w:w="102.05pt" w:type="dxa"/>
          </w:tcPr>
          <w:p w14:paraId="174CC730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0.903 | – | 0.707</w:t>
            </w:r>
          </w:p>
        </w:tc>
        <w:tc>
          <w:tcPr>
            <w:tcW w:w="102.05pt" w:type="dxa"/>
          </w:tcPr>
          <w:p w14:paraId="77823D9F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– | – | 0.678</w:t>
            </w:r>
          </w:p>
        </w:tc>
        <w:tc>
          <w:tcPr>
            <w:tcW w:w="102.05pt" w:type="dxa"/>
          </w:tcPr>
          <w:p w14:paraId="5A82FE03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– | –</w:t>
            </w:r>
          </w:p>
        </w:tc>
        <w:tc>
          <w:tcPr>
            <w:tcW w:w="102.05pt" w:type="dxa"/>
          </w:tcPr>
          <w:p w14:paraId="6E579FAA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– | –</w:t>
            </w:r>
          </w:p>
        </w:tc>
      </w:tr>
      <w:tr w:rsidR="006B5908" w14:paraId="5ADF81DB" w14:textId="77777777">
        <w:trPr>
          <w:jc w:val="center"/>
        </w:trPr>
        <w:tc>
          <w:tcPr>
            <w:tcW w:w="95.75pt" w:type="dxa"/>
          </w:tcPr>
          <w:p w14:paraId="2064F128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4"/>
              </w:rPr>
              <w:t>Gemini 3.1 Flash-Lite</w:t>
            </w:r>
          </w:p>
        </w:tc>
        <w:tc>
          <w:tcPr>
            <w:tcW w:w="102.05pt" w:type="dxa"/>
          </w:tcPr>
          <w:p w14:paraId="5B844CB8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0.829</w:t>
            </w:r>
          </w:p>
        </w:tc>
        <w:tc>
          <w:tcPr>
            <w:tcW w:w="102.05pt" w:type="dxa"/>
          </w:tcPr>
          <w:p w14:paraId="7D8009BA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0.713</w:t>
            </w:r>
          </w:p>
        </w:tc>
        <w:tc>
          <w:tcPr>
            <w:tcW w:w="102.05pt" w:type="dxa"/>
          </w:tcPr>
          <w:p w14:paraId="34023170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0.867</w:t>
            </w:r>
          </w:p>
        </w:tc>
        <w:tc>
          <w:tcPr>
            <w:tcW w:w="102.05pt" w:type="dxa"/>
          </w:tcPr>
          <w:p w14:paraId="532F5BBF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–</w:t>
            </w:r>
          </w:p>
        </w:tc>
      </w:tr>
      <w:tr w:rsidR="006B5908" w14:paraId="4A94A8C8" w14:textId="77777777">
        <w:trPr>
          <w:jc w:val="center"/>
        </w:trPr>
        <w:tc>
          <w:tcPr>
            <w:tcW w:w="95.75pt" w:type="dxa"/>
          </w:tcPr>
          <w:p w14:paraId="4B8595BC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4"/>
              </w:rPr>
              <w:t>Llama-3.3-70B</w:t>
            </w:r>
          </w:p>
        </w:tc>
        <w:tc>
          <w:tcPr>
            <w:tcW w:w="102.05pt" w:type="dxa"/>
          </w:tcPr>
          <w:p w14:paraId="5ECE2BB4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0.891</w:t>
            </w:r>
          </w:p>
        </w:tc>
        <w:tc>
          <w:tcPr>
            <w:tcW w:w="102.05pt" w:type="dxa"/>
          </w:tcPr>
          <w:p w14:paraId="266F9380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0.814</w:t>
            </w:r>
          </w:p>
        </w:tc>
        <w:tc>
          <w:tcPr>
            <w:tcW w:w="102.05pt" w:type="dxa"/>
          </w:tcPr>
          <w:p w14:paraId="217A59B0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0.852</w:t>
            </w:r>
          </w:p>
        </w:tc>
        <w:tc>
          <w:tcPr>
            <w:tcW w:w="102.05pt" w:type="dxa"/>
          </w:tcPr>
          <w:p w14:paraId="6DCF73A6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–</w:t>
            </w:r>
          </w:p>
        </w:tc>
      </w:tr>
      <w:tr w:rsidR="006B5908" w14:paraId="75A23074" w14:textId="77777777">
        <w:trPr>
          <w:jc w:val="center"/>
        </w:trPr>
        <w:tc>
          <w:tcPr>
            <w:tcW w:w="95.75pt" w:type="dxa"/>
          </w:tcPr>
          <w:p w14:paraId="441BD5B3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4"/>
              </w:rPr>
              <w:t>Qwen2.5-7B</w:t>
            </w:r>
          </w:p>
        </w:tc>
        <w:tc>
          <w:tcPr>
            <w:tcW w:w="102.05pt" w:type="dxa"/>
          </w:tcPr>
          <w:p w14:paraId="7AE21415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0.884</w:t>
            </w:r>
          </w:p>
        </w:tc>
        <w:tc>
          <w:tcPr>
            <w:tcW w:w="102.05pt" w:type="dxa"/>
          </w:tcPr>
          <w:p w14:paraId="4E296496" w14:textId="77777777" w:rsidR="006B5908" w:rsidRDefault="00000000">
            <w:pPr>
              <w:keepNext/>
              <w:spacing w:before="0.50pt" w:after="0.50pt"/>
            </w:pPr>
            <w:r>
              <w:rPr>
                <w:b/>
                <w:sz w:val="14"/>
              </w:rPr>
              <w:t>0.846</w:t>
            </w:r>
          </w:p>
        </w:tc>
        <w:tc>
          <w:tcPr>
            <w:tcW w:w="102.05pt" w:type="dxa"/>
          </w:tcPr>
          <w:p w14:paraId="2504AB2E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0.656</w:t>
            </w:r>
          </w:p>
        </w:tc>
        <w:tc>
          <w:tcPr>
            <w:tcW w:w="102.05pt" w:type="dxa"/>
          </w:tcPr>
          <w:p w14:paraId="3F27D1A3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0.576</w:t>
            </w:r>
          </w:p>
        </w:tc>
      </w:tr>
      <w:tr w:rsidR="006B5908" w14:paraId="1F9924F0" w14:textId="77777777">
        <w:trPr>
          <w:jc w:val="center"/>
        </w:trPr>
        <w:tc>
          <w:tcPr>
            <w:tcW w:w="95.75pt" w:type="dxa"/>
          </w:tcPr>
          <w:p w14:paraId="6A29D4F7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4"/>
              </w:rPr>
              <w:t>Llama-3.1-8B</w:t>
            </w:r>
          </w:p>
        </w:tc>
        <w:tc>
          <w:tcPr>
            <w:tcW w:w="102.05pt" w:type="dxa"/>
          </w:tcPr>
          <w:p w14:paraId="61DBE743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0.872</w:t>
            </w:r>
          </w:p>
        </w:tc>
        <w:tc>
          <w:tcPr>
            <w:tcW w:w="102.05pt" w:type="dxa"/>
          </w:tcPr>
          <w:p w14:paraId="4C43E5E2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0.845</w:t>
            </w:r>
          </w:p>
        </w:tc>
        <w:tc>
          <w:tcPr>
            <w:tcW w:w="102.05pt" w:type="dxa"/>
          </w:tcPr>
          <w:p w14:paraId="63D6E232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0.682</w:t>
            </w:r>
          </w:p>
        </w:tc>
        <w:tc>
          <w:tcPr>
            <w:tcW w:w="102.05pt" w:type="dxa"/>
          </w:tcPr>
          <w:p w14:paraId="45B082DD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0.629</w:t>
            </w:r>
          </w:p>
        </w:tc>
      </w:tr>
      <w:tr w:rsidR="006B5908" w14:paraId="26DED230" w14:textId="77777777">
        <w:trPr>
          <w:jc w:val="center"/>
        </w:trPr>
        <w:tc>
          <w:tcPr>
            <w:tcW w:w="95.75pt" w:type="dxa"/>
          </w:tcPr>
          <w:p w14:paraId="512ADE0F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4"/>
              </w:rPr>
              <w:t>Gemma-2-2B</w:t>
            </w:r>
          </w:p>
        </w:tc>
        <w:tc>
          <w:tcPr>
            <w:tcW w:w="102.05pt" w:type="dxa"/>
          </w:tcPr>
          <w:p w14:paraId="7495BB3D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0.900</w:t>
            </w:r>
          </w:p>
        </w:tc>
        <w:tc>
          <w:tcPr>
            <w:tcW w:w="102.05pt" w:type="dxa"/>
          </w:tcPr>
          <w:p w14:paraId="2F3D128A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0.821</w:t>
            </w:r>
          </w:p>
        </w:tc>
        <w:tc>
          <w:tcPr>
            <w:tcW w:w="102.05pt" w:type="dxa"/>
          </w:tcPr>
          <w:p w14:paraId="54FD09E1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0.663</w:t>
            </w:r>
          </w:p>
        </w:tc>
        <w:tc>
          <w:tcPr>
            <w:tcW w:w="102.05pt" w:type="dxa"/>
          </w:tcPr>
          <w:p w14:paraId="0A70DD1A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0.527</w:t>
            </w:r>
          </w:p>
        </w:tc>
      </w:tr>
      <w:tr w:rsidR="006B5908" w14:paraId="07BD37DC" w14:textId="77777777">
        <w:trPr>
          <w:jc w:val="center"/>
        </w:trPr>
        <w:tc>
          <w:tcPr>
            <w:tcW w:w="95.75pt" w:type="dxa"/>
          </w:tcPr>
          <w:p w14:paraId="4D324790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4"/>
              </w:rPr>
              <w:t>Phi-4-mini</w:t>
            </w:r>
          </w:p>
        </w:tc>
        <w:tc>
          <w:tcPr>
            <w:tcW w:w="102.05pt" w:type="dxa"/>
          </w:tcPr>
          <w:p w14:paraId="1CF04E22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0.798</w:t>
            </w:r>
          </w:p>
        </w:tc>
        <w:tc>
          <w:tcPr>
            <w:tcW w:w="102.05pt" w:type="dxa"/>
          </w:tcPr>
          <w:p w14:paraId="49F23AA1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0.635</w:t>
            </w:r>
          </w:p>
        </w:tc>
        <w:tc>
          <w:tcPr>
            <w:tcW w:w="102.05pt" w:type="dxa"/>
          </w:tcPr>
          <w:p w14:paraId="6CC008E1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0.727</w:t>
            </w:r>
          </w:p>
        </w:tc>
        <w:tc>
          <w:tcPr>
            <w:tcW w:w="102.05pt" w:type="dxa"/>
          </w:tcPr>
          <w:p w14:paraId="1E218A24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0.599</w:t>
            </w:r>
          </w:p>
        </w:tc>
      </w:tr>
      <w:tr w:rsidR="006B5908" w14:paraId="10F608B5" w14:textId="77777777">
        <w:trPr>
          <w:jc w:val="center"/>
        </w:trPr>
        <w:tc>
          <w:tcPr>
            <w:tcW w:w="95.75pt" w:type="dxa"/>
          </w:tcPr>
          <w:p w14:paraId="0114AFEB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4"/>
              </w:rPr>
              <w:t>SmolLM3-3B</w:t>
            </w:r>
          </w:p>
        </w:tc>
        <w:tc>
          <w:tcPr>
            <w:tcW w:w="102.05pt" w:type="dxa"/>
          </w:tcPr>
          <w:p w14:paraId="11AD784E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0.841</w:t>
            </w:r>
          </w:p>
        </w:tc>
        <w:tc>
          <w:tcPr>
            <w:tcW w:w="102.05pt" w:type="dxa"/>
          </w:tcPr>
          <w:p w14:paraId="46ED0913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0.717</w:t>
            </w:r>
          </w:p>
        </w:tc>
        <w:tc>
          <w:tcPr>
            <w:tcW w:w="102.05pt" w:type="dxa"/>
          </w:tcPr>
          <w:p w14:paraId="0E8200D9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0.562</w:t>
            </w:r>
          </w:p>
        </w:tc>
        <w:tc>
          <w:tcPr>
            <w:tcW w:w="102.05pt" w:type="dxa"/>
          </w:tcPr>
          <w:p w14:paraId="2C674605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0.482</w:t>
            </w:r>
          </w:p>
        </w:tc>
      </w:tr>
      <w:tr w:rsidR="006B5908" w14:paraId="4F7CC9D0" w14:textId="77777777">
        <w:trPr>
          <w:jc w:val="center"/>
        </w:trPr>
        <w:tc>
          <w:tcPr>
            <w:tcW w:w="95.75pt" w:type="dxa"/>
          </w:tcPr>
          <w:p w14:paraId="49B8C7E4" w14:textId="77777777" w:rsidR="006B5908" w:rsidRDefault="00000000">
            <w:pPr>
              <w:keepNext/>
              <w:spacing w:before="0.50pt" w:after="0.50pt"/>
              <w:jc w:val="start"/>
            </w:pPr>
            <w:r>
              <w:rPr>
                <w:sz w:val="14"/>
              </w:rPr>
              <w:t>Qwen2.5-3B</w:t>
            </w:r>
          </w:p>
        </w:tc>
        <w:tc>
          <w:tcPr>
            <w:tcW w:w="102.05pt" w:type="dxa"/>
          </w:tcPr>
          <w:p w14:paraId="50D96240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0.707</w:t>
            </w:r>
          </w:p>
        </w:tc>
        <w:tc>
          <w:tcPr>
            <w:tcW w:w="102.05pt" w:type="dxa"/>
          </w:tcPr>
          <w:p w14:paraId="3E9B04B8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0.741</w:t>
            </w:r>
          </w:p>
        </w:tc>
        <w:tc>
          <w:tcPr>
            <w:tcW w:w="102.05pt" w:type="dxa"/>
          </w:tcPr>
          <w:p w14:paraId="5C10EE05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0.554</w:t>
            </w:r>
          </w:p>
        </w:tc>
        <w:tc>
          <w:tcPr>
            <w:tcW w:w="102.05pt" w:type="dxa"/>
          </w:tcPr>
          <w:p w14:paraId="1088143B" w14:textId="77777777" w:rsidR="006B5908" w:rsidRDefault="00000000">
            <w:pPr>
              <w:keepNext/>
              <w:spacing w:before="0.50pt" w:after="0.50pt"/>
            </w:pPr>
            <w:r>
              <w:rPr>
                <w:sz w:val="14"/>
              </w:rPr>
              <w:t>0.543</w:t>
            </w:r>
          </w:p>
        </w:tc>
      </w:tr>
      <w:tr w:rsidR="006B5908" w14:paraId="69025FEC" w14:textId="77777777">
        <w:trPr>
          <w:jc w:val="center"/>
        </w:trPr>
        <w:tc>
          <w:tcPr>
            <w:tcW w:w="95.75pt" w:type="dxa"/>
          </w:tcPr>
          <w:p w14:paraId="01571B1D" w14:textId="77777777" w:rsidR="006B5908" w:rsidRDefault="00000000">
            <w:pPr>
              <w:spacing w:before="0.50pt" w:after="0.50pt"/>
              <w:jc w:val="start"/>
            </w:pPr>
            <w:r>
              <w:rPr>
                <w:sz w:val="14"/>
              </w:rPr>
              <w:t>majority-class baseline</w:t>
            </w:r>
          </w:p>
        </w:tc>
        <w:tc>
          <w:tcPr>
            <w:tcW w:w="102.05pt" w:type="dxa"/>
          </w:tcPr>
          <w:p w14:paraId="05B7E641" w14:textId="77777777" w:rsidR="006B5908" w:rsidRDefault="00000000">
            <w:pPr>
              <w:spacing w:before="0.50pt" w:after="0.50pt"/>
            </w:pPr>
            <w:r>
              <w:rPr>
                <w:sz w:val="14"/>
              </w:rPr>
              <w:t>0.466</w:t>
            </w:r>
          </w:p>
        </w:tc>
        <w:tc>
          <w:tcPr>
            <w:tcW w:w="102.05pt" w:type="dxa"/>
          </w:tcPr>
          <w:p w14:paraId="7B09005C" w14:textId="77777777" w:rsidR="006B5908" w:rsidRDefault="00000000">
            <w:pPr>
              <w:spacing w:before="0.50pt" w:after="0.50pt"/>
            </w:pPr>
            <w:r>
              <w:rPr>
                <w:sz w:val="14"/>
              </w:rPr>
              <w:t>0.376</w:t>
            </w:r>
          </w:p>
        </w:tc>
        <w:tc>
          <w:tcPr>
            <w:tcW w:w="102.05pt" w:type="dxa"/>
          </w:tcPr>
          <w:p w14:paraId="235FD054" w14:textId="77777777" w:rsidR="006B5908" w:rsidRDefault="00000000">
            <w:pPr>
              <w:spacing w:before="0.50pt" w:after="0.50pt"/>
            </w:pPr>
            <w:r>
              <w:rPr>
                <w:sz w:val="14"/>
              </w:rPr>
              <w:t>0.351</w:t>
            </w:r>
          </w:p>
        </w:tc>
        <w:tc>
          <w:tcPr>
            <w:tcW w:w="102.05pt" w:type="dxa"/>
          </w:tcPr>
          <w:p w14:paraId="2DC7E754" w14:textId="77777777" w:rsidR="006B5908" w:rsidRDefault="00000000">
            <w:pPr>
              <w:spacing w:before="0.50pt" w:after="0.50pt"/>
            </w:pPr>
            <w:r>
              <w:rPr>
                <w:sz w:val="14"/>
              </w:rPr>
              <w:t>0.035</w:t>
            </w:r>
          </w:p>
        </w:tc>
      </w:tr>
    </w:tbl>
    <w:p w14:paraId="1B26DBD8" w14:textId="77777777" w:rsidR="006B5908" w:rsidRDefault="006B5908">
      <w:pPr>
        <w:pStyle w:val="BodyText"/>
        <w:spacing w:after="2pt"/>
      </w:pPr>
    </w:p>
    <w:p w14:paraId="3CCCB1A7" w14:textId="77777777" w:rsidR="006B5908" w:rsidRDefault="006B5908">
      <w:pPr>
        <w:sectPr w:rsidR="006B5908">
          <w:type w:val="continuous"/>
          <w:pgSz w:w="595.30pt" w:h="841.90pt" w:code="9"/>
          <w:pgMar w:top="54pt" w:right="44.65pt" w:bottom="72pt" w:left="44.65pt" w:header="36pt" w:footer="36pt" w:gutter="0pt"/>
          <w:cols w:space="18pt"/>
          <w:docGrid w:linePitch="360"/>
        </w:sectPr>
      </w:pPr>
    </w:p>
    <w:p w14:paraId="13C838C0" w14:textId="44CEDB95" w:rsidR="006B5908" w:rsidRDefault="00000000">
      <w:pPr>
        <w:pStyle w:val="BodyText"/>
      </w:pPr>
      <w:r>
        <w:rPr>
          <w:b/>
        </w:rPr>
        <w:t xml:space="preserve">In-domain comparison. </w:t>
      </w:r>
      <w:r>
        <w:t xml:space="preserve">Table III reports macro-F1 for every configuration, task and level. Encoders </w:t>
      </w:r>
      <w:del w:id="2252" w:author="Claude" w:date="2026-09-24T12:00:00Z">
        <w:r>
          <w:delText xml:space="preserve">hold</w:delText>
        </w:r>
      </w:del>
      <w:ins w:id="2253" w:author="Claude" w:date="2026-09-24T12:00:00Z">
        <w:r>
          <w:t xml:space="preserve">achieve</w:t>
        </w:r>
      </w:ins>
      <w:r>
        <w:t xml:space="preserve"> the highest</w:t>
      </w:r>
      <w:ins w:id="2254" w:author="Claude" w:date="2026-09-24T12:00:00Z">
        <w:r>
          <w:t xml:space="preserve"> in-domain</w:t>
        </w:r>
      </w:ins>
      <w:r>
        <w:t xml:space="preserve"> macro-F1 in three of</w:t>
      </w:r>
      <w:ins w:id="2255" w:author="Claude" w:date="2026-09-24T12:00:00Z">
        <w:r>
          <w:t xml:space="preserve"> the</w:t>
        </w:r>
      </w:ins>
      <w:r>
        <w:t xml:space="preserve"> four task columns: class-weighted BERT on FR/NFR (0.908) and PROMISE_exp security (0.923), </w:t>
      </w:r>
      <w:ins w:id="2256" w:author="Claude" w:date="2026-09-24T12:00:00Z">
        <w:r>
          <w:t xml:space="preserve">and </w:t>
        </w:r>
      </w:ins>
      <w:r>
        <w:t xml:space="preserve">class-weighted RoBERTa on sub-types (0.724). The exception is SecReq security, where </w:t>
      </w:r>
      <w:ins w:id="2257" w:author="Claude" w:date="2026-09-24T12:00:00Z">
        <w:r>
          <w:t xml:space="preserve">the </w:t>
        </w:r>
      </w:ins>
      <w:r>
        <w:t xml:space="preserve">4-bit Qwen2.5-7B reaches 0.846 against 0.836. </w:t>
      </w:r>
      <w:del w:id="2258" w:author="Claude" w:date="2026-09-24T12:00:00Z">
        <w:r>
          <w:delText xml:space="preserve">Size</w:delText>
        </w:r>
      </w:del>
      <w:ins w:id="2259" w:author="Claude" w:date="2026-09-24T12:00:00Z">
        <w:r>
          <w:t xml:space="preserve">Larger</w:t>
        </w:r>
      </w:ins>
      <w:r>
        <w:t xml:space="preserve"> </w:t>
      </w:r>
      <w:del w:id="2260" w:author="Claude" w:date="2026-09-24T12:00:00Z">
        <w:r>
          <w:delText xml:space="preserve">of</w:delText>
        </w:r>
      </w:del>
      <w:ins w:id="2261" w:author="Claude" w:date="2026-09-24T12:00:00Z">
        <w:r>
          <w:t xml:space="preserve">prompted</w:t>
        </w:r>
      </w:ins>
      <w:r>
        <w:t xml:space="preserve"> </w:t>
      </w:r>
      <w:del w:id="2262" w:author="Claude" w:date="2026-09-24T12:00:00Z">
        <w:r>
          <w:delText xml:space="preserve">the</w:delText>
        </w:r>
      </w:del>
      <w:ins w:id="2263" w:author="Claude" w:date="2026-09-24T12:00:00Z">
        <w:r>
          <w:t xml:space="preserve">models</w:t>
        </w:r>
      </w:ins>
      <w:r>
        <w:t xml:space="preserve"> </w:t>
      </w:r>
      <w:del w:id="2264" w:author="Claude" w:date="2026-09-24T12:00:00Z">
        <w:r>
          <w:delText xml:space="preserve">LLM does</w:delText>
        </w:r>
      </w:del>
      <w:ins w:id="2265" w:author="Claude" w:date="2026-09-24T12:00:00Z">
        <w:r>
          <w:t xml:space="preserve">do</w:t>
        </w:r>
      </w:ins>
      <w:r>
        <w:t xml:space="preserve"> not </w:t>
      </w:r>
      <w:del w:id="2266" w:author="Claude" w:date="2026-09-24T12:00:00Z">
        <w:r>
          <w:delText xml:space="preserve">affect</w:delText>
        </w:r>
      </w:del>
      <w:ins w:id="2267" w:author="Claude" w:date="2026-09-24T12:00:00Z">
        <w:r>
          <w:t xml:space="preserve">score</w:t>
        </w:r>
      </w:ins>
      <w:r>
        <w:t xml:space="preserve"> </w:t>
      </w:r>
      <w:del w:id="2268" w:author="Claude" w:date="2026-09-24T12:00:00Z">
        <w:r>
          <w:delText xml:space="preserve">the</w:delText>
        </w:r>
      </w:del>
      <w:ins w:id="2269" w:author="Claude" w:date="2026-09-24T12:00:00Z">
        <w:r>
          <w:t xml:space="preserve">consistently</w:t>
        </w:r>
      </w:ins>
      <w:r>
        <w:t xml:space="preserve"> </w:t>
      </w:r>
      <w:del w:id="2270" w:author="Claude" w:date="2026-09-24T12:00:00Z">
        <w:r>
          <w:delText xml:space="preserve">results,</w:delText>
        </w:r>
      </w:del>
      <w:ins w:id="2271" w:author="Claude" w:date="2026-09-24T12:00:00Z">
        <w:r>
          <w:t xml:space="preserve">higher;</w:t>
        </w:r>
      </w:ins>
      <w:r>
        <w:t xml:space="preserve"> for example</w:t>
      </w:r>
      <w:del w:id="2272" w:author="Claude" w:date="2026-09-24T12:00:00Z">
        <w:r>
          <w:delText xml:space="preserve">  </w:delText>
        </w:r>
      </w:del>
      <w:ins w:id="2273" w:author="Claude" w:date="2026-09-24T12:00:00Z">
        <w:r>
          <w:t xml:space="preserve">, </w:t>
        </w:r>
      </w:ins>
      <w:r>
        <w:t xml:space="preserve">Gemma-2-2B (2.6 B) scores 0.900 on PROMISE_exp security</w:t>
      </w:r>
      <w:ins w:id="2274" w:author="Claude" w:date="2026-09-24T12:00:00Z">
        <w:r>
          <w:t xml:space="preserve">,</w:t>
        </w:r>
      </w:ins>
      <w:r>
        <w:t xml:space="preserve"> against 0.891 for the hosted </w:t>
      </w:r>
      <w:ins w:id="2275" w:author="Claude" w:date="2026-09-24T12:00:00Z">
        <w:r>
          <w:t xml:space="preserve">70 B </w:t>
        </w:r>
      </w:ins>
      <w:r>
        <w:t xml:space="preserve">Llama-3.3</w:t>
      </w:r>
      <w:del w:id="2276" w:author="Claude" w:date="2026-09-24T12:00:00Z">
        <w:r>
          <w:delText xml:space="preserve"> 70 B</w:delText>
        </w:r>
      </w:del>
      <w:r>
        <w:t xml:space="preserve"> model. The encoder margin is </w:t>
      </w:r>
      <w:del w:id="2277" w:author="Claude" w:date="2026-09-24T12:00:00Z">
        <w:r>
          <w:delText xml:space="preserve">widest where classes are most numerous:</w:delText>
        </w:r>
      </w:del>
      <w:ins w:id="2278" w:author="Claude" w:date="2026-09-24T12:00:00Z">
        <w:r>
          <w:t xml:space="preserve">largest</w:t>
        </w:r>
      </w:ins>
      <w:r>
        <w:t xml:space="preserve"> on the eleven-class task</w:t>
      </w:r>
      <w:ins w:id="2279" w:author="Claude" w:date="2026-09-24T12:00:00Z">
        <w:r>
          <w:t xml:space="preserve">, where</w:t>
        </w:r>
      </w:ins>
      <w:r>
        <w:t xml:space="preserve"> the best encoder leads the best prompted model (Llama-3.1-8B, 0.629) by 0.095, </w:t>
      </w:r>
      <w:ins w:id="2280" w:author="Claude" w:date="2026-09-24T12:00:00Z">
        <w:r>
          <w:t xml:space="preserve">which is </w:t>
        </w:r>
      </w:ins>
      <w:r>
        <w:t xml:space="preserve">consistent with </w:t>
      </w:r>
      <w:del w:id="2281" w:author="Claude" w:date="2026-09-24T12:00:00Z">
        <w:r>
          <w:delText xml:space="preserve">supervision</w:delText>
        </w:r>
      </w:del>
      <w:ins w:id="2282" w:author="Claude" w:date="2026-09-24T12:00:00Z">
        <w:r>
          <w:t xml:space="preserve">supervised</w:t>
        </w:r>
      </w:ins>
      <w:r>
        <w:t xml:space="preserve"> </w:t>
      </w:r>
      <w:del w:id="2283" w:author="Claude" w:date="2026-09-24T12:00:00Z">
        <w:r>
          <w:delText xml:space="preserve">buying</w:delText>
        </w:r>
      </w:del>
      <w:ins w:id="2284" w:author="Claude" w:date="2026-09-24T12:00:00Z">
        <w:r>
          <w:t xml:space="preserve">training</w:t>
        </w:r>
      </w:ins>
      <w:r>
        <w:t xml:space="preserve"> </w:t>
      </w:r>
      <w:del w:id="2285" w:author="Claude" w:date="2026-09-24T12:00:00Z">
        <w:r>
          <w:delText xml:space="preserve">the</w:delText>
        </w:r>
      </w:del>
      <w:ins w:id="2286" w:author="Claude" w:date="2026-09-24T12:00:00Z">
        <w:r>
          <w:t xml:space="preserve">helping most on</w:t>
        </w:r>
      </w:ins>
      <w:r>
        <w:t xml:space="preserve"> rare classes. </w:t>
      </w:r>
      <w:del w:id="2287" w:author="Claude" w:date="2026-09-24T12:00:00Z">
        <w:r>
          <w:delText xml:space="preserve">The</w:delText>
        </w:r>
      </w:del>
      <w:ins w:id="2288" w:author="Claude" w:date="2026-09-24T12:00:00Z">
        <w:r>
          <w:t xml:space="preserve">Fig.</w:t>
        </w:r>
      </w:ins>
      <w:r>
        <w:t xml:space="preserve"> </w:t>
      </w:r>
      <w:del w:id="2289" w:author="Claude" w:date="2026-09-24T12:00:00Z">
        <w:r>
          <w:delText xml:space="preserve">results</w:delText>
        </w:r>
      </w:del>
      <w:ins w:id="2290" w:author="Claude" w:date="2026-09-24T12:00:00Z">
        <w:r>
          <w:t xml:space="preserve">3</w:t>
        </w:r>
      </w:ins>
      <w:r>
        <w:t xml:space="preserve"> </w:t>
      </w:r>
      <w:del w:id="2291" w:author="Claude" w:date="2026-09-24T12:00:00Z">
        <w:r>
          <w:delText xml:space="preserve">are illustrated in figure 2 which displays the outcomes of</w:delText>
        </w:r>
      </w:del>
      <w:ins w:id="2292" w:author="Claude" w:date="2026-09-24T12:00:00Z">
        <w:r>
          <w:t xml:space="preserve">summarizes</w:t>
        </w:r>
      </w:ins>
      <w:r>
        <w:t xml:space="preserve"> the 200 paired McNemar tests</w:t>
      </w:r>
      <w:del w:id="2293" w:author="Claude" w:date="2026-09-24T12:00:00Z">
        <w:r>
          <w:delText xml:space="preserve">, grouped</w:delText>
        </w:r>
      </w:del>
      <w:r>
        <w:t xml:space="preserve"> by level</w:t>
      </w:r>
      <w:del w:id="2294" w:author="Claude" w:date="2026-09-24T12:00:00Z">
        <w:r>
          <w:delText xml:space="preserve"> of shift</w:delText>
        </w:r>
      </w:del>
      <w:r>
        <w:t xml:space="preserve">. </w:t>
      </w:r>
      <w:del w:id="2295" w:author="Claude" w:date="2026-09-24T12:00:00Z">
        <w:r>
          <w:delText xml:space="preserve">Over</w:delText>
        </w:r>
      </w:del>
      <w:ins w:id="2296" w:author="Claude" w:date="2026-09-24T12:00:00Z">
        <w:r>
          <w:t xml:space="preserve">In the</w:t>
        </w:r>
      </w:ins>
      <w:r>
        <w:t xml:space="preserve"> 76 in-domain tests the encoders win 46 and lose none</w:t>
      </w:r>
      <w:del w:id="2297" w:author="Claude" w:date="2026-09-24T12:00:00Z">
        <w:r>
          <w:delText xml:space="preserve">;</w:delText>
        </w:r>
      </w:del>
      <w:ins w:id="2298" w:author="Claude" w:date="2026-09-24T12:00:00Z">
        <w:r>
          <w:t xml:space="preserve">, and</w:t>
        </w:r>
      </w:ins>
      <w:r>
        <w:t xml:space="preserve"> the remaining 30 are </w:t>
      </w:r>
      <w:del w:id="2299" w:author="Claude" w:date="2026-09-24T12:00:00Z">
        <w:r>
          <w:delText xml:space="preserve">inconclusive</w:delText>
        </w:r>
      </w:del>
      <w:ins w:id="2300" w:author="Claude" w:date="2026-09-24T12:00:00Z">
        <w:r>
          <w:t xml:space="preserve">not significant</w:t>
        </w:r>
      </w:ins>
      <w:r>
        <w:t xml:space="preserve">.</w:t>
      </w:r>
      <w:del w:id="2301" w:author="Claude" w:date="2026-09-24T12:00:00Z">
        <w:r>
          <w:delText xml:space="preserve"> </w:delText>
        </w:r>
      </w:del>
    </w:p>
    <w:p w14:paraId="0335D281" w14:textId="77777777" w:rsidR="006B5908" w:rsidRDefault="00000000">
      <w:pPr>
        <w:pStyle w:val="BodyText"/>
        <w:spacing w:before="4pt" w:line="12pt" w:lineRule="auto"/>
        <w:ind w:firstLine="0pt"/>
        <w:jc w:val="center"/>
      </w:pPr>
      <w:r>
        <w:rPr>
          <w:noProof/>
        </w:rPr>
        <w:drawing>
          <wp:inline distT="0" distB="0" distL="0" distR="0" wp14:anchorId="37A09EBA" wp14:editId="27F6245B">
            <wp:extent cx="2770200" cy="1738659"/>
            <wp:effectExtent l="0" t="0" r="0" b="0"/>
            <wp:docPr id="2" name="Picture 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fig_invers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70200" cy="173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4D8B" w14:textId="77777777" w:rsidR="006B5908" w:rsidRDefault="00000000">
      <w:pPr>
        <w:pStyle w:val="figurecaption"/>
        <w:numPr>
          <w:ilvl w:val="0"/>
          <w:numId w:val="0"/>
        </w:numPr>
        <w:spacing w:after="6pt"/>
      </w:pPr>
      <w:r>
        <w:t xml:space="preserve">Fig. </w:t>
      </w:r>
      <w:del w:id="2302" w:author="Claude" w:date="2026-09-24T12:00:00Z">
        <w:r>
          <w:delText xml:space="preserve">2</w:delText>
        </w:r>
      </w:del>
      <w:ins w:id="2303" w:author="Claude" w:date="2026-09-24T12:00:00Z">
        <w:r>
          <w:t xml:space="preserve">3</w:t>
        </w:r>
      </w:ins>
      <w:r>
        <w:t xml:space="preserve">. Outcomes of the 200 paired McNemar tests, grouped by level of shift.</w:t>
      </w:r>
    </w:p>
    <w:p w14:paraId="2580AD8F" w14:textId="4ECAC85B" w:rsidR="006B5908" w:rsidRDefault="00000000">
      <w:pPr>
        <w:pStyle w:val="BodyText"/>
      </w:pPr>
      <w:r>
        <w:rPr>
          <w:b/>
          <w:bCs/>
        </w:rPr>
        <w:t xml:space="preserve">Generalization. </w:t>
      </w:r>
      <w:del w:id="2304" w:author="Claude" w:date="2026-09-24T12:00:00Z">
        <w:r>
          <w:delText xml:space="preserve">In the</w:delText>
        </w:r>
      </w:del>
      <w:ins w:id="2305" w:author="Claude" w:date="2026-09-24T12:00:00Z">
        <w:r>
          <w:t xml:space="preserve">On</w:t>
        </w:r>
      </w:ins>
      <w:r>
        <w:t xml:space="preserve"> PROMISE_exp security</w:t>
      </w:r>
      <w:del w:id="2306" w:author="Claude" w:date="2026-09-24T12:00:00Z">
        <w:r>
          <w:delText xml:space="preserve"> column of Table III</w:delText>
        </w:r>
      </w:del>
      <w:ins w:id="2307" w:author="Claude" w:date="2026-09-24T12:00:00Z">
        <w:r>
          <w:t xml:space="preserve">,</w:t>
        </w:r>
      </w:ins>
      <w:r>
        <w:t xml:space="preserve"> the eight prompted models </w:t>
      </w:r>
      <w:del w:id="2308" w:author="Claude" w:date="2026-09-24T12:00:00Z">
        <w:r>
          <w:delText xml:space="preserve">span</w:delText>
        </w:r>
      </w:del>
      <w:ins w:id="2309" w:author="Claude" w:date="2026-09-24T12:00:00Z">
        <w:r>
          <w:t xml:space="preserve">range from</w:t>
        </w:r>
      </w:ins>
      <w:r>
        <w:t xml:space="preserve"> 0.707 to 0.900</w:t>
      </w:r>
      <w:ins w:id="2310" w:author="Claude" w:date="2026-09-24T12:00:00Z">
        <w:r>
          <w:t xml:space="preserve"> (Table III)</w:t>
        </w:r>
      </w:ins>
      <w:r>
        <w:t xml:space="preserve">. Held-out projects cost the encoders little</w:t>
      </w:r>
      <w:del w:id="2311" w:author="Claude" w:date="2026-09-24T12:00:00Z">
        <w:r>
          <w:delText xml:space="preserve">:</w:delText>
        </w:r>
      </w:del>
      <w:ins w:id="2312" w:author="Claude" w:date="2026-09-24T12:00:00Z">
        <w:r>
          <w:t xml:space="preserve">.</w:t>
        </w:r>
      </w:ins>
      <w:r>
        <w:t xml:space="preserve"> </w:t>
      </w:r>
      <w:del w:id="2313" w:author="Claude" w:date="2026-09-24T12:00:00Z">
        <w:r>
          <w:delText xml:space="preserve">on</w:delText>
        </w:r>
      </w:del>
      <w:ins w:id="2314" w:author="Claude" w:date="2026-09-24T12:00:00Z">
        <w:r>
          <w:t xml:space="preserve">On</w:t>
        </w:r>
      </w:ins>
      <w:r>
        <w:t xml:space="preserve"> PROMISE_exp</w:t>
      </w:r>
      <w:ins w:id="2315" w:author="Claude" w:date="2026-09-24T12:00:00Z">
        <w:r>
          <w:t xml:space="preserve">,</w:t>
        </w:r>
      </w:ins>
      <w:r>
        <w:t xml:space="preserve"> no encoder loses more than 11.9% of its in-domain macro-F1 (</w:t>
      </w:r>
      <w:ins w:id="2316" w:author="Claude" w:date="2026-09-24T12:00:00Z">
        <w:r>
          <w:t xml:space="preserve">the </w:t>
        </w:r>
      </w:ins>
      <w:r>
        <w:t xml:space="preserve">worst case</w:t>
      </w:r>
      <w:ins w:id="2317" w:author="Claude" w:date="2026-09-24T12:00:00Z">
        <w:r>
          <w:t xml:space="preserve"> is</w:t>
        </w:r>
      </w:ins>
      <w:r>
        <w:t xml:space="preserve"> BERT on sub-types,</w:t>
      </w:r>
      <w:ins w:id="2318" w:author="Claude" w:date="2026-09-24T12:00:00Z">
        <w:r>
          <w:t xml:space="preserve"> from</w:t>
        </w:r>
      </w:ins>
      <w:r>
        <w:t xml:space="preserve"> 0.657 to 0.579)</w:t>
      </w:r>
      <w:del w:id="2319" w:author="Claude" w:date="2026-09-24T12:00:00Z">
        <w:r>
          <w:delText xml:space="preserve">,</w:delText>
        </w:r>
      </w:del>
      <w:ins w:id="2320" w:author="Claude" w:date="2026-09-24T12:00:00Z">
        <w:r>
          <w:t xml:space="preserve">.</w:t>
        </w:r>
      </w:ins>
      <w:r>
        <w:t xml:space="preserve"> </w:t>
      </w:r>
      <w:del w:id="2321" w:author="Claude" w:date="2026-09-24T12:00:00Z">
        <w:r>
          <w:delText xml:space="preserve">and the</w:delText>
        </w:r>
      </w:del>
      <w:ins w:id="2322" w:author="Claude" w:date="2026-09-24T12:00:00Z">
        <w:r>
          <w:t xml:space="preserve">The</w:t>
        </w:r>
      </w:ins>
      <w:r>
        <w:t xml:space="preserve"> largest cross-project loss in the study is BERT on SecReq, </w:t>
      </w:r>
      <w:ins w:id="2323" w:author="Claude" w:date="2026-09-24T12:00:00Z">
        <w:r>
          <w:t xml:space="preserve">from </w:t>
        </w:r>
      </w:ins>
      <w:r>
        <w:t xml:space="preserve">0.836 to 0.588</w:t>
      </w:r>
      <w:del w:id="2324" w:author="Claude" w:date="2026-09-24T12:00:00Z">
        <w:r>
          <w:delText xml:space="preserve">,</w:delText>
        </w:r>
      </w:del>
      <w:r>
        <w:t xml:space="preserve"> </w:t>
      </w:r>
      <w:ins w:id="2325" w:author="Claude" w:date="2026-09-24T12:00:00Z">
        <w:r>
          <w:t xml:space="preserve">(</w:t>
        </w:r>
      </w:ins>
      <w:r>
        <w:t xml:space="preserve">a relative loss of 29.6%</w:t>
      </w:r>
      <w:del w:id="2326" w:author="Claude" w:date="2026-09-24T12:00:00Z">
        <w:r>
          <w:delText xml:space="preserve">,</w:delText>
        </w:r>
      </w:del>
      <w:ins w:id="2327" w:author="Claude" w:date="2026-09-24T12:00:00Z">
        <w:r>
          <w:t xml:space="preserve">);</w:t>
        </w:r>
      </w:ins>
      <w:r>
        <w:t xml:space="preserve"> </w:t>
      </w:r>
      <w:del w:id="2328" w:author="Claude" w:date="2026-09-24T12:00:00Z">
        <w:r>
          <w:delText xml:space="preserve">where</w:delText>
        </w:r>
      </w:del>
      <w:ins w:id="2329" w:author="Claude" w:date="2026-09-24T12:00:00Z">
        <w:r>
          <w:t xml:space="preserve">SecReq</w:t>
        </w:r>
      </w:ins>
      <w:r>
        <w:t xml:space="preserve"> </w:t>
      </w:r>
      <w:del w:id="2330" w:author="Claude" w:date="2026-09-24T12:00:00Z">
        <w:r>
          <w:delText xml:space="preserve">one of</w:delText>
        </w:r>
      </w:del>
      <w:ins w:id="2331" w:author="Claude" w:date="2026-09-24T12:00:00Z">
        <w:r>
          <w:t xml:space="preserve">has</w:t>
        </w:r>
      </w:ins>
      <w:r>
        <w:t xml:space="preserve"> only three </w:t>
      </w:r>
      <w:ins w:id="2332" w:author="Claude" w:date="2026-09-24T12:00:00Z">
        <w:r>
          <w:t xml:space="preserve">projects, so each cross-</w:t>
        </w:r>
      </w:ins>
      <w:r>
        <w:t xml:space="preserve">project </w:t>
      </w:r>
      <w:del w:id="2333" w:author="Claude" w:date="2026-09-24T12:00:00Z">
        <w:r>
          <w:delText xml:space="preserve">groups</w:delText>
        </w:r>
      </w:del>
      <w:ins w:id="2334" w:author="Claude" w:date="2026-09-24T12:00:00Z">
        <w:r>
          <w:t xml:space="preserve">fold</w:t>
        </w:r>
      </w:ins>
      <w:r>
        <w:t xml:space="preserve"> holds</w:t>
      </w:r>
      <w:ins w:id="2335" w:author="Claude" w:date="2026-09-24T12:00:00Z">
        <w:r>
          <w:t xml:space="preserve"> out about</w:t>
        </w:r>
      </w:ins>
      <w:r>
        <w:t xml:space="preserve"> a third of the corpus. </w:t>
      </w:r>
      <w:del w:id="2336" w:author="Claude" w:date="2026-09-24T12:00:00Z">
        <w:r>
          <w:delText xml:space="preserve">Encoders</w:delText>
        </w:r>
      </w:del>
      <w:ins w:id="2337" w:author="Claude" w:date="2026-09-24T12:00:00Z">
        <w:r>
          <w:t xml:space="preserve">At</w:t>
        </w:r>
      </w:ins>
      <w:r>
        <w:t xml:space="preserve"> </w:t>
      </w:r>
      <w:del w:id="2338" w:author="Claude" w:date="2026-09-24T12:00:00Z">
        <w:r>
          <w:delText xml:space="preserve">stay</w:delText>
        </w:r>
      </w:del>
      <w:ins w:id="2339" w:author="Claude" w:date="2026-09-24T12:00:00Z">
        <w:r>
          <w:t xml:space="preserve">this level the encoders are</w:t>
        </w:r>
      </w:ins>
      <w:r>
        <w:t xml:space="preserve"> ahead of</w:t>
      </w:r>
      <w:ins w:id="2340" w:author="Claude" w:date="2026-09-24T12:00:00Z">
        <w:r>
          <w:t xml:space="preserve">,</w:t>
        </w:r>
      </w:ins>
      <w:r>
        <w:t xml:space="preserve"> or </w:t>
      </w:r>
      <w:del w:id="2341" w:author="Claude" w:date="2026-09-24T12:00:00Z">
        <w:r>
          <w:delText xml:space="preserve">level</w:delText>
        </w:r>
      </w:del>
      <w:ins w:id="2342" w:author="Claude" w:date="2026-09-24T12:00:00Z">
        <w:r>
          <w:t xml:space="preserve">not</w:t>
        </w:r>
      </w:ins>
      <w:r>
        <w:t xml:space="preserve"> </w:t>
      </w:r>
      <w:del w:id="2343" w:author="Claude" w:date="2026-09-24T12:00:00Z">
        <w:r>
          <w:delText xml:space="preserve">with</w:delText>
        </w:r>
      </w:del>
      <w:ins w:id="2344" w:author="Claude" w:date="2026-09-24T12:00:00Z">
        <w:r>
          <w:t xml:space="preserve">significantly different from,</w:t>
        </w:r>
      </w:ins>
      <w:r>
        <w:t xml:space="preserve"> the prompted models in 49 of </w:t>
      </w:r>
      <w:ins w:id="2345" w:author="Claude" w:date="2026-09-24T12:00:00Z">
        <w:r>
          <w:t xml:space="preserve">the </w:t>
        </w:r>
      </w:ins>
      <w:r>
        <w:t xml:space="preserve">60 tests</w:t>
      </w:r>
      <w:ins w:id="2346" w:author="Claude" w:date="2026-09-24T12:00:00Z">
        <w:r>
          <w:t xml:space="preserve">,</w:t>
        </w:r>
      </w:ins>
      <w:r>
        <w:t xml:space="preserve"> </w:t>
      </w:r>
      <w:del w:id="2347" w:author="Claude" w:date="2026-09-24T12:00:00Z">
        <w:r>
          <w:delText xml:space="preserve">at</w:delText>
        </w:r>
      </w:del>
      <w:ins w:id="2348" w:author="Claude" w:date="2026-09-24T12:00:00Z">
        <w:r>
          <w:t xml:space="preserve">a</w:t>
        </w:r>
      </w:ins>
      <w:r>
        <w:t xml:space="preserve"> </w:t>
      </w:r>
      <w:del w:id="2349" w:author="Claude" w:date="2026-09-24T12:00:00Z">
        <w:r>
          <w:delText xml:space="preserve">this</w:delText>
        </w:r>
      </w:del>
      <w:ins w:id="2350" w:author="Claude" w:date="2026-09-24T12:00:00Z">
        <w:r>
          <w:t xml:space="preserve">moderate</w:t>
        </w:r>
      </w:ins>
      <w:r>
        <w:t xml:space="preserve"> </w:t>
      </w:r>
      <w:del w:id="2351" w:author="Claude" w:date="2026-09-24T12:00:00Z">
        <w:r>
          <w:delText xml:space="preserve">level,</w:delText>
        </w:r>
      </w:del>
      <w:ins w:id="2352" w:author="Claude" w:date="2026-09-24T12:00:00Z">
        <w:r>
          <w:t xml:space="preserve">degradation of</w:t>
        </w:r>
      </w:ins>
      <w:r>
        <w:t xml:space="preserve"> the </w:t>
      </w:r>
      <w:del w:id="2353" w:author="Claude" w:date="2026-09-24T12:00:00Z">
        <w:r>
          <w:delText xml:space="preserve">degradation anticipated by</w:delText>
        </w:r>
      </w:del>
      <w:ins w:id="2354" w:author="Claude" w:date="2026-09-24T12:00:00Z">
        <w:r>
          <w:t xml:space="preserve">kind</w:t>
        </w:r>
      </w:ins>
      <w:r>
        <w:t xml:space="preserve"> Hey et al.</w:t>
      </w:r>
      <w:ins w:id="2355" w:author="Claude" w:date="2026-09-24T12:00:00Z">
        <w:r>
          <w:t xml:space="preserve"> reported for unseen projects</w:t>
        </w:r>
      </w:ins>
      <w:r>
        <w:t xml:space="preserve"> [4]. The second corpus </w:t>
      </w:r>
      <w:del w:id="2356" w:author="Claude" w:date="2026-09-24T12:00:00Z">
        <w:r>
          <w:delText xml:space="preserve">inverts</w:delText>
        </w:r>
      </w:del>
      <w:ins w:id="2357" w:author="Claude" w:date="2026-09-24T12:00:00Z">
        <w:r>
          <w:t xml:space="preserve">reverses</w:t>
        </w:r>
      </w:ins>
      <w:r>
        <w:t xml:space="preserve"> the result. Class-weighted BERT trained on PROMISE_exp scores 0.923 (95% CI 0.898–0.946) on PROMISE_exp security</w:t>
      </w:r>
      <w:del w:id="2358" w:author="Claude" w:date="2026-09-24T12:00:00Z">
        <w:r>
          <w:delText xml:space="preserve">;</w:delText>
        </w:r>
      </w:del>
      <w:ins w:id="2359" w:author="Claude" w:date="2026-09-24T12:00:00Z">
        <w:r>
          <w:t xml:space="preserve">. When it is</w:t>
        </w:r>
      </w:ins>
      <w:r>
        <w:t xml:space="preserve"> trained on SecReq and scored on the same items</w:t>
      </w:r>
      <w:ins w:id="2360" w:author="Claude" w:date="2026-09-24T12:00:00Z">
        <w:r>
          <w:t xml:space="preserve">,</w:t>
        </w:r>
      </w:ins>
      <w:r>
        <w:t xml:space="preserve"> it </w:t>
      </w:r>
      <w:del w:id="2361" w:author="Claude" w:date="2026-09-24T12:00:00Z">
        <w:r>
          <w:delText xml:space="preserve">falls</w:delText>
        </w:r>
      </w:del>
      <w:ins w:id="2362" w:author="Claude" w:date="2026-09-24T12:00:00Z">
        <w:r>
          <w:t xml:space="preserve">drops</w:t>
        </w:r>
      </w:ins>
      <w:r>
        <w:t xml:space="preserve"> to 0.528 (0.501–0.555), a relative loss of 42.8%</w:t>
      </w:r>
      <w:del w:id="2363" w:author="Claude" w:date="2026-09-24T12:00:00Z">
        <w:r>
          <w:delText xml:space="preserve">;</w:delText>
        </w:r>
      </w:del>
      <w:ins w:id="2364" w:author="Claude" w:date="2026-09-24T12:00:00Z">
        <w:r>
          <w:t xml:space="preserve">, and</w:t>
        </w:r>
      </w:ins>
      <w:r>
        <w:t xml:space="preserve"> RoBERTa </w:t>
      </w:r>
      <w:del w:id="2365" w:author="Claude" w:date="2026-09-24T12:00:00Z">
        <w:r>
          <w:delText xml:space="preserve">falls</w:delText>
        </w:r>
      </w:del>
      <w:ins w:id="2366" w:author="Claude" w:date="2026-09-24T12:00:00Z">
        <w:r>
          <w:t xml:space="preserve">drops</w:t>
        </w:r>
      </w:ins>
      <w:r>
        <w:t xml:space="preserve"> from 0.902 to 0.698, a loss of 22.</w:t>
      </w:r>
      <w:del w:id="2367" w:author="Claude" w:date="2026-09-24T12:00:00Z">
        <w:r>
          <w:delText xml:space="preserve">6</w:delText>
        </w:r>
      </w:del>
      <w:ins w:id="2368" w:author="Claude" w:date="2026-09-24T12:00:00Z">
        <w:r>
          <w:t xml:space="preserve">7</w:t>
        </w:r>
      </w:ins>
      <w:r>
        <w:t xml:space="preserve">%. </w:t>
      </w:r>
      <w:del w:id="2369" w:author="Claude" w:date="2026-09-24T12:00:00Z">
        <w:r>
          <w:delText xml:space="preserve">Prompted</w:delText>
        </w:r>
      </w:del>
      <w:ins w:id="2370" w:author="Claude" w:date="2026-09-24T12:00:00Z">
        <w:r>
          <w:t xml:space="preserve">The prompted</w:t>
        </w:r>
      </w:ins>
      <w:r>
        <w:t xml:space="preserve"> models have no training </w:t>
      </w:r>
      <w:del w:id="2371" w:author="Claude" w:date="2026-09-24T12:00:00Z">
        <w:r>
          <w:delText xml:space="preserve">set to leave</w:delText>
        </w:r>
      </w:del>
      <w:ins w:id="2372" w:author="Claude" w:date="2026-09-24T12:00:00Z">
        <w:r>
          <w:t xml:space="preserve">corpus</w:t>
        </w:r>
      </w:ins>
      <w:r>
        <w:t xml:space="preserve">, so their scores </w:t>
      </w:r>
      <w:del w:id="2373" w:author="Claude" w:date="2026-09-24T12:00:00Z">
        <w:r>
          <w:delText xml:space="preserve">move</w:delText>
        </w:r>
      </w:del>
      <w:ins w:id="2374" w:author="Claude" w:date="2026-09-24T12:00:00Z">
        <w:r>
          <w:t xml:space="preserve">change</w:t>
        </w:r>
      </w:ins>
      <w:r>
        <w:t xml:space="preserve"> only with </w:t>
      </w:r>
      <w:del w:id="2375" w:author="Claude" w:date="2026-09-24T12:00:00Z">
        <w:r>
          <w:delText xml:space="preserve">corpus</w:delText>
        </w:r>
      </w:del>
      <w:ins w:id="2376" w:author="Claude" w:date="2026-09-24T12:00:00Z">
        <w:r>
          <w:t xml:space="preserve">the</w:t>
        </w:r>
      </w:ins>
      <w:r>
        <w:t xml:space="preserve"> difficulty</w:t>
      </w:r>
      <w:del w:id="2377" w:author="Claude" w:date="2026-09-24T12:00:00Z">
        <w:r>
          <w:delText xml:space="preserve">. The in-domain tally</w:delText>
        </w:r>
      </w:del>
      <w:r>
        <w:t xml:space="preserve"> of </w:t>
      </w:r>
      <w:del w:id="2378" w:author="Claude" w:date="2026-09-24T12:00:00Z">
        <w:r>
          <w:delText xml:space="preserve">46 wins, 30 inconclusive, 0 losses becomes 3, 13 and 48 against </w:delText>
        </w:r>
      </w:del>
      <w:r>
        <w:t xml:space="preserve">the </w:t>
      </w:r>
      <w:del w:id="2379" w:author="Claude" w:date="2026-09-24T12:00:00Z">
        <w:r>
          <w:delText xml:space="preserve">encoders</w:delText>
        </w:r>
      </w:del>
      <w:ins w:id="2380" w:author="Claude" w:date="2026-09-24T12:00:00Z">
        <w:r>
          <w:t xml:space="preserve">test</w:t>
        </w:r>
      </w:ins>
      <w:r>
        <w:t xml:space="preserve"> </w:t>
      </w:r>
      <w:del w:id="2381" w:author="Claude" w:date="2026-09-24T12:00:00Z">
        <w:r>
          <w:delText xml:space="preserve">over</w:delText>
        </w:r>
      </w:del>
      <w:ins w:id="2382" w:author="Claude" w:date="2026-09-24T12:00:00Z">
        <w:r>
          <w:t xml:space="preserve">corpus. Over</w:t>
        </w:r>
      </w:ins>
      <w:r>
        <w:t xml:space="preserve"> the same configurations and </w:t>
      </w:r>
      <w:del w:id="2383" w:author="Claude" w:date="2026-09-24T12:00:00Z">
        <w:r>
          <w:delText xml:space="preserve">scorer</w:delText>
        </w:r>
      </w:del>
      <w:ins w:id="2384" w:author="Claude" w:date="2026-09-24T12:00:00Z">
        <w:r>
          <w:t xml:space="preserve">scoring, the in-domain count of 46 encoder wins, 30 non-significant results and 0 losses becomes 3 wins, 13 non-significant results and 48 losses</w:t>
        </w:r>
      </w:ins>
      <w:r>
        <w:t xml:space="preserve">. </w:t>
      </w:r>
      <w:del w:id="2385" w:author="Claude" w:date="2026-09-24T12:00:00Z">
        <w:r>
          <w:delText xml:space="preserve">The</w:delText>
        </w:r>
      </w:del>
      <w:ins w:id="2386" w:author="Claude" w:date="2026-09-24T12:00:00Z">
        <w:r>
          <w:t xml:space="preserve">This</w:t>
        </w:r>
      </w:ins>
      <w:r>
        <w:t xml:space="preserve"> </w:t>
      </w:r>
      <w:del w:id="2387" w:author="Claude" w:date="2026-09-24T12:00:00Z">
        <w:r>
          <w:delText xml:space="preserve">inversion</w:delText>
        </w:r>
      </w:del>
      <w:ins w:id="2388" w:author="Claude" w:date="2026-09-24T12:00:00Z">
        <w:r>
          <w:t xml:space="preserve">reversal</w:t>
        </w:r>
      </w:ins>
      <w:r>
        <w:t xml:space="preserve"> does not </w:t>
      </w:r>
      <w:del w:id="2389" w:author="Claude" w:date="2026-09-24T12:00:00Z">
        <w:r>
          <w:delText xml:space="preserve">rest</w:delText>
        </w:r>
      </w:del>
      <w:ins w:id="2390" w:author="Claude" w:date="2026-09-24T12:00:00Z">
        <w:r>
          <w:t xml:space="preserve">depend</w:t>
        </w:r>
      </w:ins>
      <w:r>
        <w:t xml:space="preserve"> on the </w:t>
      </w:r>
      <w:del w:id="2391" w:author="Claude" w:date="2026-09-24T12:00:00Z">
        <w:r>
          <w:delText xml:space="preserve">smaller</w:delText>
        </w:r>
      </w:del>
      <w:ins w:id="2392" w:author="Claude" w:date="2026-09-24T12:00:00Z">
        <w:r>
          <w:t xml:space="preserve">small</w:t>
        </w:r>
      </w:ins>
      <w:r>
        <w:t xml:space="preserve"> API samples: </w:t>
      </w:r>
      <w:del w:id="2393" w:author="Claude" w:date="2026-09-24T12:00:00Z">
        <w:r>
          <w:delText xml:space="preserve">of</w:delText>
        </w:r>
      </w:del>
      <w:ins w:id="2394" w:author="Claude" w:date="2026-09-24T12:00:00Z">
        <w:r>
          <w:t xml:space="preserve">the</w:t>
        </w:r>
      </w:ins>
      <w:r>
        <w:t xml:space="preserve"> </w:t>
      </w:r>
      <w:del w:id="2395" w:author="Claude" w:date="2026-09-24T12:00:00Z">
        <w:r>
          <w:delText xml:space="preserve">the</w:delText>
        </w:r>
      </w:del>
      <w:ins w:id="2396" w:author="Claude" w:date="2026-09-24T12:00:00Z">
        <w:r>
          <w:t xml:space="preserve">prompted model wins all</w:t>
        </w:r>
      </w:ins>
      <w:r>
        <w:t xml:space="preserve"> 24 cross-dataset tests run on the 960-item cells</w:t>
      </w:r>
      <w:del w:id="2397" w:author="Claude" w:date="2026-09-24T12:00:00Z">
        <w:r>
          <w:delText xml:space="preserve"> the prompted model wins all 24</w:delText>
        </w:r>
      </w:del>
      <w:r>
        <w:t xml:space="preserve">, while the 60-item commercial cells </w:t>
      </w:r>
      <w:del w:id="2398" w:author="Claude" w:date="2026-09-24T12:00:00Z">
        <w:r>
          <w:delText xml:space="preserve">supply</w:delText>
        </w:r>
      </w:del>
      <w:ins w:id="2399" w:author="Claude" w:date="2026-09-24T12:00:00Z">
        <w:r>
          <w:t xml:space="preserve">contribute only</w:t>
        </w:r>
      </w:ins>
      <w:r>
        <w:t xml:space="preserve"> 8 of the 64 tests.</w:t>
      </w:r>
      <w:del w:id="2400" w:author="Claude" w:date="2026-09-24T12:00:00Z">
        <w:r>
          <w:delText xml:space="preserve"> (29.6% and 42.8% are relative losses at different levels and on different corpora, so neither bounds the other; the 44.2% below is a predicted class share, not a loss, and its closeness to 42.8% is coincidental.)</w:delText>
        </w:r>
      </w:del>
    </w:p>
    <w:p w14:paraId="548F0C2F" w14:textId="77777777" w:rsidR="006B5908" w:rsidRDefault="00000000">
      <w:pPr>
        <w:pStyle w:val="BodyText"/>
        <w:spacing w:before="4pt" w:line="12pt" w:lineRule="auto"/>
        <w:ind w:firstLine="0pt"/>
        <w:jc w:val="center"/>
      </w:pPr>
      <w:r>
        <w:rPr>
          <w:noProof/>
        </w:rPr>
        <w:drawing>
          <wp:inline distT="0" distB="0" distL="0" distR="0" wp14:anchorId="28DD8848" wp14:editId="55C20819">
            <wp:extent cx="2770200" cy="2391884"/>
            <wp:effectExtent l="0" t="0" r="0" b="0"/>
            <wp:docPr id="3" name="Picture 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fig_pri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0200" cy="239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3A9F" w14:textId="77777777" w:rsidR="006B5908" w:rsidRDefault="00000000">
      <w:pPr>
        <w:pStyle w:val="figurecaption"/>
        <w:numPr>
          <w:ilvl w:val="0"/>
          <w:numId w:val="0"/>
        </w:numPr>
        <w:spacing w:after="6pt"/>
      </w:pPr>
      <w:r>
        <w:t xml:space="preserve">Fig. </w:t>
      </w:r>
      <w:del w:id="2401" w:author="Claude" w:date="2026-09-24T12:00:00Z">
        <w:r>
          <w:delText xml:space="preserve">3</w:delText>
        </w:r>
      </w:del>
      <w:ins w:id="2402" w:author="Claude" w:date="2026-09-24T12:00:00Z">
        <w:r>
          <w:t xml:space="preserve">4</w:t>
        </w:r>
      </w:ins>
      <w:r>
        <w:t xml:space="preserve">. Share of items labeled security by each encoder (a)</w:t>
      </w:r>
      <w:ins w:id="2403" w:author="Claude" w:date="2026-09-24T12:00:00Z">
        <w:r>
          <w:t xml:space="preserve">,</w:t>
        </w:r>
      </w:ins>
      <w:r>
        <w:t xml:space="preserve"> and macro-F1 against</w:t>
      </w:r>
      <w:ins w:id="2404" w:author="Claude" w:date="2026-09-24T12:00:00Z">
        <w:r>
          <w:t xml:space="preserve"> the</w:t>
        </w:r>
      </w:ins>
      <w:r>
        <w:t xml:space="preserve"> share of items answered NFR for each prompted LLM (b).</w:t>
      </w:r>
    </w:p>
    <w:p w14:paraId="587CAD8B" w14:textId="77777777" w:rsidR="006B5908" w:rsidRDefault="00000000">
      <w:pPr>
        <w:pStyle w:val="BodyText"/>
      </w:pPr>
      <w:r>
        <w:rPr>
          <w:b/>
        </w:rPr>
        <w:t xml:space="preserve">Why the encoders lose under transfer. </w:t>
      </w:r>
      <w:r>
        <w:t xml:space="preserve">A </w:t>
      </w:r>
      <w:ins w:id="2405" w:author="Claude" w:date="2026-09-24T12:00:00Z">
        <w:r>
          <w:t xml:space="preserve">drop in </w:t>
        </w:r>
      </w:ins>
      <w:r>
        <w:t xml:space="preserve">macro-F1</w:t>
      </w:r>
      <w:del w:id="2406" w:author="Claude" w:date="2026-09-24T12:00:00Z">
        <w:r>
          <w:delText xml:space="preserve"> drop</w:delText>
        </w:r>
      </w:del>
      <w:r>
        <w:t xml:space="preserve"> does not </w:t>
      </w:r>
      <w:del w:id="2407" w:author="Claude" w:date="2026-09-24T12:00:00Z">
        <w:r>
          <w:delText xml:space="preserve">identify</w:delText>
        </w:r>
      </w:del>
      <w:ins w:id="2408" w:author="Claude" w:date="2026-09-24T12:00:00Z">
        <w:r>
          <w:t xml:space="preserve">reveal</w:t>
        </w:r>
      </w:ins>
      <w:r>
        <w:t xml:space="preserve"> its cause, and the two </w:t>
      </w:r>
      <w:del w:id="2409" w:author="Claude" w:date="2026-09-24T12:00:00Z">
        <w:r>
          <w:delText xml:space="preserve">candidates</w:delText>
        </w:r>
      </w:del>
      <w:ins w:id="2410" w:author="Claude" w:date="2026-09-24T12:00:00Z">
        <w:r>
          <w:t xml:space="preserve">likely</w:t>
        </w:r>
      </w:ins>
      <w:r>
        <w:t xml:space="preserve"> </w:t>
      </w:r>
      <w:del w:id="2411" w:author="Claude" w:date="2026-09-24T12:00:00Z">
        <w:r>
          <w:delText xml:space="preserve">imply</w:delText>
        </w:r>
      </w:del>
      <w:ins w:id="2412" w:author="Claude" w:date="2026-09-24T12:00:00Z">
        <w:r>
          <w:t xml:space="preserve">causes call for</w:t>
        </w:r>
      </w:ins>
      <w:r>
        <w:t xml:space="preserve"> different remedies</w:t>
      </w:r>
      <w:del w:id="2413" w:author="Claude" w:date="2026-09-24T12:00:00Z">
        <w:r>
          <w:delText xml:space="preserve">:</w:delText>
        </w:r>
      </w:del>
      <w:ins w:id="2414" w:author="Claude" w:date="2026-09-24T12:00:00Z">
        <w:r>
          <w:t xml:space="preserve">.</w:t>
        </w:r>
      </w:ins>
      <w:r>
        <w:t xml:space="preserve"> </w:t>
      </w:r>
      <w:del w:id="2415" w:author="Claude" w:date="2026-09-24T12:00:00Z">
        <w:r>
          <w:delText xml:space="preserve">unfamiliar</w:delText>
        </w:r>
      </w:del>
      <w:ins w:id="2416" w:author="Claude" w:date="2026-09-24T12:00:00Z">
        <w:r>
          <w:t xml:space="preserve">Unfamiliar vocabulary in the</w:t>
        </w:r>
      </w:ins>
      <w:r>
        <w:t xml:space="preserve"> target </w:t>
      </w:r>
      <w:del w:id="2417" w:author="Claude" w:date="2026-09-24T12:00:00Z">
        <w:r>
          <w:delText xml:space="preserve">vocabulary</w:delText>
        </w:r>
      </w:del>
      <w:ins w:id="2418" w:author="Claude" w:date="2026-09-24T12:00:00Z">
        <w:r>
          <w:t xml:space="preserve">corpus</w:t>
        </w:r>
      </w:ins>
      <w:r>
        <w:t xml:space="preserve"> would require broader training </w:t>
      </w:r>
      <w:del w:id="2419" w:author="Claude" w:date="2026-09-24T12:00:00Z">
        <w:r>
          <w:delText xml:space="preserve">text</w:delText>
        </w:r>
      </w:del>
      <w:ins w:id="2420" w:author="Claude" w:date="2026-09-24T12:00:00Z">
        <w:r>
          <w:t xml:space="preserve">data</w:t>
        </w:r>
      </w:ins>
      <w:r>
        <w:t xml:space="preserve">, whereas a wrong </w:t>
      </w:r>
      <w:ins w:id="2421" w:author="Claude" w:date="2026-09-24T12:00:00Z">
        <w:r>
          <w:t xml:space="preserve">estimate of class </w:t>
        </w:r>
      </w:ins>
      <w:r>
        <w:t xml:space="preserve">prevalence </w:t>
      </w:r>
      <w:del w:id="2422" w:author="Claude" w:date="2026-09-24T12:00:00Z">
        <w:r>
          <w:delText xml:space="preserve">estimate</w:delText>
        </w:r>
      </w:del>
      <w:ins w:id="2423" w:author="Claude" w:date="2026-09-24T12:00:00Z">
        <w:r>
          <w:t xml:space="preserve">can</w:t>
        </w:r>
      </w:ins>
      <w:r>
        <w:t xml:space="preserve"> </w:t>
      </w:r>
      <w:del w:id="2424" w:author="Claude" w:date="2026-09-24T12:00:00Z">
        <w:r>
          <w:delText xml:space="preserve">is</w:delText>
        </w:r>
      </w:del>
      <w:ins w:id="2425" w:author="Claude" w:date="2026-09-24T12:00:00Z">
        <w:r>
          <w:t xml:space="preserve">be</w:t>
        </w:r>
      </w:ins>
      <w:r>
        <w:t xml:space="preserve"> </w:t>
      </w:r>
      <w:del w:id="2426" w:author="Claude" w:date="2026-09-24T12:00:00Z">
        <w:r>
          <w:delText xml:space="preserve">correctable</w:delText>
        </w:r>
      </w:del>
      <w:ins w:id="2427" w:author="Claude" w:date="2026-09-24T12:00:00Z">
        <w:r>
          <w:t xml:space="preserve">corrected</w:t>
        </w:r>
      </w:ins>
      <w:r>
        <w:t xml:space="preserve"> without target labels</w:t>
      </w:r>
      <w:ins w:id="2428" w:author="Claude" w:date="2026-09-24T12:00:00Z">
        <w:r>
          <w:t xml:space="preserve"> [25]</w:t>
        </w:r>
      </w:ins>
      <w:r>
        <w:t xml:space="preserve">. </w:t>
      </w:r>
      <w:del w:id="2429" w:author="Claude" w:date="2026-09-24T12:00:00Z">
        <w:r>
          <w:delText xml:space="preserve">Predicted</w:delText>
        </w:r>
      </w:del>
      <w:ins w:id="2430" w:author="Claude" w:date="2026-09-24T12:00:00Z">
        <w:r>
          <w:t xml:space="preserve">The predicted</w:t>
        </w:r>
      </w:ins>
      <w:r>
        <w:t xml:space="preserve"> class shares </w:t>
      </w:r>
      <w:del w:id="2431" w:author="Claude" w:date="2026-09-24T12:00:00Z">
        <w:r>
          <w:delText xml:space="preserve">separate</w:delText>
        </w:r>
      </w:del>
      <w:ins w:id="2432" w:author="Claude" w:date="2026-09-24T12:00:00Z">
        <w:r>
          <w:t xml:space="preserve">in</w:t>
        </w:r>
      </w:ins>
      <w:r>
        <w:t xml:space="preserve"> </w:t>
      </w:r>
      <w:del w:id="2433" w:author="Claude" w:date="2026-09-24T12:00:00Z">
        <w:r>
          <w:delText xml:space="preserve">them (</w:delText>
        </w:r>
      </w:del>
      <w:r>
        <w:t xml:space="preserve">Fig. </w:t>
      </w:r>
      <w:del w:id="2434" w:author="Claude" w:date="2026-09-24T12:00:00Z">
        <w:r>
          <w:delText xml:space="preserve">3</w:delText>
        </w:r>
      </w:del>
      <w:ins w:id="2435" w:author="Claude" w:date="2026-09-24T12:00:00Z">
        <w:r>
          <w:t xml:space="preserve">4(a</w:t>
        </w:r>
      </w:ins>
      <w:r>
        <w:t xml:space="preserve">)</w:t>
      </w:r>
      <w:ins w:id="2436" w:author="Claude" w:date="2026-09-24T12:00:00Z">
        <w:r>
          <w:t xml:space="preserve"> help separate the two</w:t>
        </w:r>
      </w:ins>
      <w:r>
        <w:t xml:space="preserve">. </w:t>
      </w:r>
      <w:del w:id="2437" w:author="Claude" w:date="2026-09-24T12:00:00Z">
        <w:r>
          <w:delText xml:space="preserve">The</w:delText>
        </w:r>
      </w:del>
      <w:ins w:id="2438" w:author="Claude" w:date="2026-09-24T12:00:00Z">
        <w:r>
          <w:t xml:space="preserve">Its</w:t>
        </w:r>
      </w:ins>
      <w:r>
        <w:t xml:space="preserve"> three bars </w:t>
      </w:r>
      <w:del w:id="2439" w:author="Claude" w:date="2026-09-24T12:00:00Z">
        <w:r>
          <w:delText xml:space="preserve">of</w:delText>
        </w:r>
      </w:del>
      <w:ins w:id="2440" w:author="Claude" w:date="2026-09-24T12:00:00Z">
        <w:r>
          <w:t xml:space="preserve">correspond</w:t>
        </w:r>
      </w:ins>
      <w:r>
        <w:t xml:space="preserve"> </w:t>
      </w:r>
      <w:del w:id="2441" w:author="Claude" w:date="2026-09-24T12:00:00Z">
        <w:r>
          <w:delText xml:space="preserve">Fig. 3(a) are</w:delText>
        </w:r>
      </w:del>
      <w:ins w:id="2442" w:author="Claude" w:date="2026-09-24T12:00:00Z">
        <w:r>
          <w:t xml:space="preserve">to</w:t>
        </w:r>
      </w:ins>
      <w:r>
        <w:t xml:space="preserve"> three cells of the PROMISE_exp security column. Class-weighted BERT trained on PROMISE_exp labels 13.5% of </w:t>
      </w:r>
      <w:ins w:id="2443" w:author="Claude" w:date="2026-09-24T12:00:00Z">
        <w:r>
          <w:t xml:space="preserve">the </w:t>
        </w:r>
      </w:ins>
      <w:r>
        <w:t xml:space="preserve">items </w:t>
      </w:r>
      <w:ins w:id="2444" w:author="Claude" w:date="2026-09-24T12:00:00Z">
        <w:r>
          <w:t xml:space="preserve">as </w:t>
        </w:r>
      </w:ins>
      <w:r>
        <w:t xml:space="preserve">security</w:t>
      </w:r>
      <w:ins w:id="2445" w:author="Claude" w:date="2026-09-24T12:00:00Z">
        <w:r>
          <w:t xml:space="preserve">,</w:t>
        </w:r>
      </w:ins>
      <w:r>
        <w:t xml:space="preserve"> </w:t>
      </w:r>
      <w:del w:id="2446" w:author="Claude" w:date="2026-09-24T12:00:00Z">
        <w:r>
          <w:delText xml:space="preserve">against</w:delText>
        </w:r>
      </w:del>
      <w:ins w:id="2447" w:author="Claude" w:date="2026-09-24T12:00:00Z">
        <w:r>
          <w:t xml:space="preserve">close</w:t>
        </w:r>
      </w:ins>
      <w:r>
        <w:t xml:space="preserve"> </w:t>
      </w:r>
      <w:del w:id="2448" w:author="Claude" w:date="2026-09-24T12:00:00Z">
        <w:r>
          <w:delText xml:space="preserve">a</w:delText>
        </w:r>
      </w:del>
      <w:ins w:id="2449" w:author="Claude" w:date="2026-09-24T12:00:00Z">
        <w:r>
          <w:t xml:space="preserve">to the</w:t>
        </w:r>
      </w:ins>
      <w:r>
        <w:t xml:space="preserve"> true prevalence of 12.9%</w:t>
      </w:r>
      <w:ins w:id="2450" w:author="Claude" w:date="2026-09-24T12:00:00Z">
        <w:r>
          <w:t xml:space="preserve">,</w:t>
        </w:r>
      </w:ins>
      <w:r>
        <w:t xml:space="preserve"> and scores 0.923</w:t>
      </w:r>
      <w:del w:id="2451" w:author="Claude" w:date="2026-09-24T12:00:00Z">
        <w:r>
          <w:delText xml:space="preserve">;</w:delText>
        </w:r>
      </w:del>
      <w:ins w:id="2452" w:author="Claude" w:date="2026-09-24T12:00:00Z">
        <w:r>
          <w:t xml:space="preserve">.</w:t>
        </w:r>
      </w:ins>
      <w:r>
        <w:t xml:space="preserve"> </w:t>
      </w:r>
      <w:del w:id="2453" w:author="Claude" w:date="2026-09-24T12:00:00Z">
        <w:r>
          <w:delText xml:space="preserve">trained</w:delText>
        </w:r>
      </w:del>
      <w:ins w:id="2454" w:author="Claude" w:date="2026-09-24T12:00:00Z">
        <w:r>
          <w:t xml:space="preserve">Trained</w:t>
        </w:r>
      </w:ins>
      <w:r>
        <w:t xml:space="preserve"> on SecReq, where</w:t>
      </w:r>
      <w:ins w:id="2455" w:author="Claude" w:date="2026-09-24T12:00:00Z">
        <w:r>
          <w:t xml:space="preserve"> the</w:t>
        </w:r>
      </w:ins>
      <w:r>
        <w:t xml:space="preserve"> prevalence is 39.9%, it labels 44.2% </w:t>
      </w:r>
      <w:ins w:id="2456" w:author="Claude" w:date="2026-09-24T12:00:00Z">
        <w:r>
          <w:t xml:space="preserve">as security </w:t>
        </w:r>
      </w:ins>
      <w:r>
        <w:t xml:space="preserve">and scores 0.528</w:t>
      </w:r>
      <w:del w:id="2457" w:author="Claude" w:date="2026-09-24T12:00:00Z">
        <w:r>
          <w:delText xml:space="preserve">;</w:delText>
        </w:r>
      </w:del>
      <w:ins w:id="2458" w:author="Claude" w:date="2026-09-24T12:00:00Z">
        <w:r>
          <w:t xml:space="preserve">.</w:t>
        </w:r>
      </w:ins>
      <w:r>
        <w:t xml:space="preserve"> </w:t>
      </w:r>
      <w:del w:id="2459" w:author="Claude" w:date="2026-09-24T12:00:00Z">
        <w:r>
          <w:delText xml:space="preserve">class</w:delText>
        </w:r>
      </w:del>
      <w:ins w:id="2460" w:author="Claude" w:date="2026-09-24T12:00:00Z">
        <w:r>
          <w:t xml:space="preserve">Class</w:t>
        </w:r>
      </w:ins>
      <w:r>
        <w:t xml:space="preserve">-weighted RoBERTa trained on SecReq labels 19.7% and scores 0.698. Across these three cells</w:t>
      </w:r>
      <w:ins w:id="2461" w:author="Claude" w:date="2026-09-24T12:00:00Z">
        <w:r>
          <w:t xml:space="preserve">,</w:t>
        </w:r>
      </w:ins>
      <w:r>
        <w:t xml:space="preserve"> the </w:t>
      </w:r>
      <w:del w:id="2462" w:author="Claude" w:date="2026-09-24T12:00:00Z">
        <w:r>
          <w:delText xml:space="preserve">order</w:delText>
        </w:r>
      </w:del>
      <w:ins w:id="2463" w:author="Claude" w:date="2026-09-24T12:00:00Z">
        <w:r>
          <w:t xml:space="preserve">closer</w:t>
        </w:r>
      </w:ins>
      <w:r>
        <w:t xml:space="preserve"> </w:t>
      </w:r>
      <w:del w:id="2464" w:author="Claude" w:date="2026-09-24T12:00:00Z">
        <w:r>
          <w:delText xml:space="preserve">of</w:delText>
        </w:r>
      </w:del>
      <w:ins w:id="2465" w:author="Claude" w:date="2026-09-24T12:00:00Z">
        <w:r>
          <w:t xml:space="preserve">the</w:t>
        </w:r>
      </w:ins>
      <w:r>
        <w:t xml:space="preserve"> predicted </w:t>
      </w:r>
      <w:del w:id="2466" w:author="Claude" w:date="2026-09-24T12:00:00Z">
        <w:r>
          <w:delText xml:space="preserve">shares</w:delText>
        </w:r>
      </w:del>
      <w:ins w:id="2467" w:author="Claude" w:date="2026-09-24T12:00:00Z">
        <w:r>
          <w:t xml:space="preserve">share</w:t>
        </w:r>
      </w:ins>
      <w:r>
        <w:t xml:space="preserve"> is </w:t>
      </w:r>
      <w:ins w:id="2468" w:author="Claude" w:date="2026-09-24T12:00:00Z">
        <w:r>
          <w:t xml:space="preserve">to </w:t>
        </w:r>
      </w:ins>
      <w:r>
        <w:t xml:space="preserve">the </w:t>
      </w:r>
      <w:del w:id="2469" w:author="Claude" w:date="2026-09-24T12:00:00Z">
        <w:r>
          <w:delText xml:space="preserve">order</w:delText>
        </w:r>
      </w:del>
      <w:ins w:id="2470" w:author="Claude" w:date="2026-09-24T12:00:00Z">
        <w:r>
          <w:t xml:space="preserve">true</w:t>
        </w:r>
      </w:ins>
      <w:r>
        <w:t xml:space="preserve"> </w:t>
      </w:r>
      <w:del w:id="2471" w:author="Claude" w:date="2026-09-24T12:00:00Z">
        <w:r>
          <w:delText xml:space="preserve">of</w:delText>
        </w:r>
      </w:del>
      <w:ins w:id="2472" w:author="Claude" w:date="2026-09-24T12:00:00Z">
        <w:r>
          <w:t xml:space="preserve">prevalence,</w:t>
        </w:r>
      </w:ins>
      <w:r>
        <w:t xml:space="preserve"> </w:t>
      </w:r>
      <w:del w:id="2473" w:author="Claude" w:date="2026-09-24T12:00:00Z">
        <w:r>
          <w:delText xml:space="preserve">scores</w:delText>
        </w:r>
      </w:del>
      <w:ins w:id="2474" w:author="Claude" w:date="2026-09-24T12:00:00Z">
        <w:r>
          <w:t xml:space="preserve">the higher the score</w:t>
        </w:r>
      </w:ins>
      <w:r>
        <w:t xml:space="preserve">. The last two </w:t>
      </w:r>
      <w:ins w:id="2475" w:author="Claude" w:date="2026-09-24T12:00:00Z">
        <w:r>
          <w:t xml:space="preserve">models </w:t>
        </w:r>
      </w:ins>
      <w:r>
        <w:t xml:space="preserve">share </w:t>
      </w:r>
      <w:del w:id="2476" w:author="Claude" w:date="2026-09-24T12:00:00Z">
        <w:r>
          <w:delText xml:space="preserve">a</w:delText>
        </w:r>
      </w:del>
      <w:ins w:id="2477" w:author="Claude" w:date="2026-09-24T12:00:00Z">
        <w:r>
          <w:t xml:space="preserve">the</w:t>
        </w:r>
      </w:ins>
      <w:r>
        <w:t xml:space="preserve"> training </w:t>
      </w:r>
      <w:del w:id="2478" w:author="Claude" w:date="2026-09-24T12:00:00Z">
        <w:r>
          <w:delText xml:space="preserve">corpus, a</w:delText>
        </w:r>
      </w:del>
      <w:ins w:id="2479" w:author="Claude" w:date="2026-09-24T12:00:00Z">
        <w:r>
          <w:t xml:space="preserve">and</w:t>
        </w:r>
      </w:ins>
      <w:r>
        <w:t xml:space="preserve"> test </w:t>
      </w:r>
      <w:del w:id="2480" w:author="Claude" w:date="2026-09-24T12:00:00Z">
        <w:r>
          <w:delText xml:space="preserve">corpus</w:delText>
        </w:r>
      </w:del>
      <w:ins w:id="2481" w:author="Claude" w:date="2026-09-24T12:00:00Z">
        <w:r>
          <w:t xml:space="preserve">corpora,</w:t>
        </w:r>
      </w:ins>
      <w:r>
        <w:t xml:space="preserve"> and </w:t>
      </w:r>
      <w:del w:id="2482" w:author="Claude" w:date="2026-09-24T12:00:00Z">
        <w:r>
          <w:delText xml:space="preserve">therefore</w:delText>
        </w:r>
      </w:del>
      <w:ins w:id="2483" w:author="Claude" w:date="2026-09-24T12:00:00Z">
        <w:r>
          <w:t xml:space="preserve">hence</w:t>
        </w:r>
      </w:ins>
      <w:r>
        <w:t xml:space="preserve"> the same definitional mismatch, so </w:t>
      </w:r>
      <w:del w:id="2484" w:author="Claude" w:date="2026-09-24T12:00:00Z">
        <w:r>
          <w:delText xml:space="preserve">that</w:delText>
        </w:r>
      </w:del>
      <w:ins w:id="2485" w:author="Claude" w:date="2026-09-24T12:00:00Z">
        <w:r>
          <w:t xml:space="preserve">this</w:t>
        </w:r>
      </w:ins>
      <w:r>
        <w:t xml:space="preserve"> mismatch cannot </w:t>
      </w:r>
      <w:del w:id="2486" w:author="Claude" w:date="2026-09-24T12:00:00Z">
        <w:r>
          <w:delText xml:space="preserve">account for</w:delText>
        </w:r>
      </w:del>
      <w:ins w:id="2487" w:author="Claude" w:date="2026-09-24T12:00:00Z">
        <w:r>
          <w:t xml:space="preserve">explain</w:t>
        </w:r>
      </w:ins>
      <w:r>
        <w:t xml:space="preserve"> the gap between them; </w:t>
      </w:r>
      <w:del w:id="2488" w:author="Claude" w:date="2026-09-24T12:00:00Z">
        <w:r>
          <w:delText xml:space="preserve">what</w:delText>
        </w:r>
      </w:del>
      <w:ins w:id="2489" w:author="Claude" w:date="2026-09-24T12:00:00Z">
        <w:r>
          <w:t xml:space="preserve">they</w:t>
        </w:r>
      </w:ins>
      <w:r>
        <w:t xml:space="preserve"> </w:t>
      </w:r>
      <w:del w:id="2490" w:author="Claude" w:date="2026-09-24T12:00:00Z">
        <w:r>
          <w:delText xml:space="preserve">differs</w:delText>
        </w:r>
      </w:del>
      <w:ins w:id="2491" w:author="Claude" w:date="2026-09-24T12:00:00Z">
        <w:r>
          <w:t xml:space="preserve">differ</w:t>
        </w:r>
      </w:ins>
      <w:r>
        <w:t xml:space="preserve"> </w:t>
      </w:r>
      <w:del w:id="2492" w:author="Claude" w:date="2026-09-24T12:00:00Z">
        <w:r>
          <w:delText xml:space="preserve">is</w:delText>
        </w:r>
      </w:del>
      <w:ins w:id="2493" w:author="Claude" w:date="2026-09-24T12:00:00Z">
        <w:r>
          <w:t xml:space="preserve">in</w:t>
        </w:r>
      </w:ins>
      <w:r>
        <w:t xml:space="preserve"> how much of the source prior </w:t>
      </w:r>
      <w:del w:id="2494" w:author="Claude" w:date="2026-09-24T12:00:00Z">
        <w:r>
          <w:delText xml:space="preserve">each</w:delText>
        </w:r>
      </w:del>
      <w:ins w:id="2495" w:author="Claude" w:date="2026-09-24T12:00:00Z">
        <w:r>
          <w:t xml:space="preserve">they</w:t>
        </w:r>
      </w:ins>
      <w:r>
        <w:t xml:space="preserve"> </w:t>
      </w:r>
      <w:del w:id="2496" w:author="Claude" w:date="2026-09-24T12:00:00Z">
        <w:r>
          <w:delText xml:space="preserve">carries</w:delText>
        </w:r>
      </w:del>
      <w:ins w:id="2497" w:author="Claude" w:date="2026-09-24T12:00:00Z">
        <w:r>
          <w:t xml:space="preserve">carry over</w:t>
        </w:r>
      </w:ins>
      <w:r>
        <w:t xml:space="preserve">. </w:t>
      </w:r>
      <w:del w:id="2498" w:author="Claude" w:date="2026-09-24T12:00:00Z">
        <w:r>
          <w:delText xml:space="preserve">Per</w:delText>
        </w:r>
      </w:del>
      <w:ins w:id="2499" w:author="Claude" w:date="2026-09-24T12:00:00Z">
        <w:r>
          <w:t xml:space="preserve">The per</w:t>
        </w:r>
      </w:ins>
      <w:r>
        <w:t xml:space="preserve">-class </w:t>
      </w:r>
      <w:del w:id="2500" w:author="Claude" w:date="2026-09-24T12:00:00Z">
        <w:r>
          <w:delText xml:space="preserve">figures</w:delText>
        </w:r>
      </w:del>
      <w:ins w:id="2501" w:author="Claude" w:date="2026-09-24T12:00:00Z">
        <w:r>
          <w:t xml:space="preserve">results</w:t>
        </w:r>
      </w:ins>
      <w:r>
        <w:t xml:space="preserve"> </w:t>
      </w:r>
      <w:del w:id="2502" w:author="Claude" w:date="2026-09-24T12:00:00Z">
        <w:r>
          <w:delText xml:space="preserve">agree:</w:delText>
        </w:r>
      </w:del>
      <w:ins w:id="2503" w:author="Claude" w:date="2026-09-24T12:00:00Z">
        <w:r>
          <w:t xml:space="preserve">point the same way. For BERT,</w:t>
        </w:r>
      </w:ins>
      <w:r>
        <w:t xml:space="preserve"> security precision falls </w:t>
      </w:r>
      <w:del w:id="2504" w:author="Claude" w:date="2026-09-24T12:00:00Z">
        <w:r>
          <w:delText xml:space="preserve">sharply</w:delText>
        </w:r>
      </w:del>
      <w:ins w:id="2505" w:author="Claude" w:date="2026-09-24T12:00:00Z">
        <w:r>
          <w:t xml:space="preserve">from 0.85 in-domain to 0.21 after transfer,</w:t>
        </w:r>
      </w:ins>
      <w:r>
        <w:t xml:space="preserve"> while recall </w:t>
      </w:r>
      <w:del w:id="2506" w:author="Claude" w:date="2026-09-24T12:00:00Z">
        <w:r>
          <w:delText xml:space="preserve">barely</w:delText>
        </w:r>
      </w:del>
      <w:ins w:id="2507" w:author="Claude" w:date="2026-09-24T12:00:00Z">
        <w:r>
          <w:t xml:space="preserve">falls</w:t>
        </w:r>
      </w:ins>
      <w:r>
        <w:t xml:space="preserve"> </w:t>
      </w:r>
      <w:del w:id="2508" w:author="Claude" w:date="2026-09-24T12:00:00Z">
        <w:r>
          <w:delText xml:space="preserve">moves</w:delText>
        </w:r>
      </w:del>
      <w:ins w:id="2509" w:author="Claude" w:date="2026-09-24T12:00:00Z">
        <w:r>
          <w:t xml:space="preserve">much less</w:t>
        </w:r>
      </w:ins>
      <w:r>
        <w:t xml:space="preserve">, </w:t>
      </w:r>
      <w:del w:id="2510" w:author="Claude" w:date="2026-09-24T12:00:00Z">
        <w:r>
          <w:delText xml:space="preserve">a</w:delText>
        </w:r>
      </w:del>
      <w:ins w:id="2511" w:author="Claude" w:date="2026-09-24T12:00:00Z">
        <w:r>
          <w:t xml:space="preserve">from 0.89 to 0.72. This</w:t>
        </w:r>
      </w:ins>
      <w:r>
        <w:t xml:space="preserve"> pattern</w:t>
      </w:r>
      <w:ins w:id="2512" w:author="Claude" w:date="2026-09-24T12:00:00Z">
        <w:r>
          <w:t xml:space="preserve"> is</w:t>
        </w:r>
      </w:ins>
      <w:r>
        <w:t xml:space="preserve"> consistent with over-prediction </w:t>
      </w:r>
      <w:ins w:id="2513" w:author="Claude" w:date="2026-09-24T12:00:00Z">
        <w:r>
          <w:t xml:space="preserve">of the security class </w:t>
        </w:r>
      </w:ins>
      <w:r>
        <w:t xml:space="preserve">rather than </w:t>
      </w:r>
      <w:del w:id="2514" w:author="Claude" w:date="2026-09-24T12:00:00Z">
        <w:r>
          <w:delText xml:space="preserve">with failed recognition. This is the more favourable diagnosis, since </w:delText>
        </w:r>
      </w:del>
      <w:r>
        <w:t xml:space="preserve">a </w:t>
      </w:r>
      <w:del w:id="2515" w:author="Claude" w:date="2026-09-24T12:00:00Z">
        <w:r>
          <w:delText xml:space="preserve">class</w:delText>
        </w:r>
      </w:del>
      <w:ins w:id="2516" w:author="Claude" w:date="2026-09-24T12:00:00Z">
        <w:r>
          <w:t xml:space="preserve">failure</w:t>
        </w:r>
      </w:ins>
      <w:r>
        <w:t xml:space="preserve"> </w:t>
      </w:r>
      <w:del w:id="2517" w:author="Claude" w:date="2026-09-24T12:00:00Z">
        <w:r>
          <w:delText xml:space="preserve">prior</w:delText>
        </w:r>
      </w:del>
      <w:ins w:id="2518" w:author="Claude" w:date="2026-09-24T12:00:00Z">
        <w:r>
          <w:t xml:space="preserve">to</w:t>
        </w:r>
      </w:ins>
      <w:r>
        <w:t xml:space="preserve"> </w:t>
      </w:r>
      <w:del w:id="2519" w:author="Claude" w:date="2026-09-24T12:00:00Z">
        <w:r>
          <w:delText xml:space="preserve">is</w:delText>
        </w:r>
      </w:del>
      <w:ins w:id="2520" w:author="Claude" w:date="2026-09-24T12:00:00Z">
        <w:r>
          <w:t xml:space="preserve">recognize</w:t>
        </w:r>
      </w:ins>
      <w:r>
        <w:t xml:space="preserve"> </w:t>
      </w:r>
      <w:del w:id="2521" w:author="Claude" w:date="2026-09-24T12:00:00Z">
        <w:r>
          <w:delText xml:space="preserve">correctable</w:delText>
        </w:r>
      </w:del>
      <w:ins w:id="2522" w:author="Claude" w:date="2026-09-24T12:00:00Z">
        <w:r>
          <w:t xml:space="preserve">security</w:t>
        </w:r>
      </w:ins>
      <w:r>
        <w:t xml:space="preserve"> </w:t>
      </w:r>
      <w:del w:id="2523" w:author="Claude" w:date="2026-09-24T12:00:00Z">
        <w:r>
          <w:delText xml:space="preserve">without target labels [25]</w:delText>
        </w:r>
      </w:del>
      <w:ins w:id="2524" w:author="Claude" w:date="2026-09-24T12:00:00Z">
        <w:r>
          <w:t xml:space="preserve">requirements</w:t>
        </w:r>
      </w:ins>
      <w:r>
        <w:t xml:space="preserve">.</w:t>
      </w:r>
    </w:p>
    <w:p w14:paraId="421A87C9" w14:textId="77777777" w:rsidR="006B5908" w:rsidRDefault="00000000">
      <w:pPr>
        <w:pStyle w:val="BodyText"/>
      </w:pPr>
      <w:r>
        <w:t xml:space="preserve">Class weighting does not </w:t>
      </w:r>
      <w:del w:id="2525" w:author="Claude" w:date="2026-09-24T12:00:00Z">
        <w:r>
          <w:delText xml:space="preserve">repair</w:delText>
        </w:r>
      </w:del>
      <w:ins w:id="2526" w:author="Claude" w:date="2026-09-24T12:00:00Z">
        <w:r>
          <w:t xml:space="preserve">fix</w:t>
        </w:r>
      </w:ins>
      <w:r>
        <w:t xml:space="preserve"> the transfer, and </w:t>
      </w:r>
      <w:del w:id="2527" w:author="Claude" w:date="2026-09-24T12:00:00Z">
        <w:r>
          <w:delText xml:space="preserve">behaves</w:delText>
        </w:r>
      </w:del>
      <w:ins w:id="2528" w:author="Claude" w:date="2026-09-24T12:00:00Z">
        <w:r>
          <w:t xml:space="preserve">its</w:t>
        </w:r>
      </w:ins>
      <w:r>
        <w:t xml:space="preserve"> </w:t>
      </w:r>
      <w:del w:id="2529" w:author="Claude" w:date="2026-09-24T12:00:00Z">
        <w:r>
          <w:delText xml:space="preserve">as</w:delText>
        </w:r>
      </w:del>
      <w:ins w:id="2530" w:author="Claude" w:date="2026-09-24T12:00:00Z">
        <w:r>
          <w:t xml:space="preserve">effect is in line with</w:t>
        </w:r>
      </w:ins>
      <w:r>
        <w:t xml:space="preserve"> the prior-shift </w:t>
      </w:r>
      <w:del w:id="2531" w:author="Claude" w:date="2026-09-24T12:00:00Z">
        <w:r>
          <w:delText xml:space="preserve">account predicts</w:delText>
        </w:r>
      </w:del>
      <w:ins w:id="2532" w:author="Claude" w:date="2026-09-24T12:00:00Z">
        <w:r>
          <w:t xml:space="preserve">explanation</w:t>
        </w:r>
      </w:ins>
      <w:r>
        <w:t xml:space="preserve">. Inverse-frequency weighting </w:t>
      </w:r>
      <w:del w:id="2533" w:author="Claude" w:date="2026-09-24T12:00:00Z">
        <w:r>
          <w:delText xml:space="preserve">raises</w:delText>
        </w:r>
      </w:del>
      <w:ins w:id="2534" w:author="Claude" w:date="2026-09-24T12:00:00Z">
        <w:r>
          <w:t xml:space="preserve">increases</w:t>
        </w:r>
      </w:ins>
      <w:r>
        <w:t xml:space="preserve"> the tendency to predict the minority class of the training corpus</w:t>
      </w:r>
      <w:del w:id="2535" w:author="Claude" w:date="2026-09-24T12:00:00Z">
        <w:r>
          <w:delText xml:space="preserve">;</w:delText>
        </w:r>
      </w:del>
      <w:ins w:id="2536" w:author="Claude" w:date="2026-09-24T12:00:00Z">
        <w:r>
          <w:t xml:space="preserve">. When a model is</w:t>
        </w:r>
      </w:ins>
      <w:r>
        <w:t xml:space="preserve"> trained on SecReq (39.9%</w:t>
      </w:r>
      <w:ins w:id="2537" w:author="Claude" w:date="2026-09-24T12:00:00Z">
        <w:r>
          <w:t xml:space="preserve"> security</w:t>
        </w:r>
      </w:ins>
      <w:r>
        <w:t xml:space="preserve">) and tested on PROMISE_exp (12.9%)</w:t>
      </w:r>
      <w:ins w:id="2538" w:author="Claude" w:date="2026-09-24T12:00:00Z">
        <w:r>
          <w:t xml:space="preserve">,</w:t>
        </w:r>
      </w:ins>
      <w:r>
        <w:t xml:space="preserve"> </w:t>
      </w:r>
      <w:del w:id="2539" w:author="Claude" w:date="2026-09-24T12:00:00Z">
        <w:r>
          <w:delText xml:space="preserve">it</w:delText>
        </w:r>
      </w:del>
      <w:ins w:id="2540" w:author="Claude" w:date="2026-09-24T12:00:00Z">
        <w:r>
          <w:t xml:space="preserve">weighting</w:t>
        </w:r>
      </w:ins>
      <w:r>
        <w:t xml:space="preserve"> therefore pushes the predicted share further from the target, and the unweighted controls score </w:t>
      </w:r>
      <w:del w:id="2541" w:author="Claude" w:date="2026-09-24T12:00:00Z">
        <w:r>
          <w:delText xml:space="preserve">marginally</w:delText>
        </w:r>
      </w:del>
      <w:ins w:id="2542" w:author="Claude" w:date="2026-09-24T12:00:00Z">
        <w:r>
          <w:t xml:space="preserve">slightly</w:t>
        </w:r>
      </w:ins>
      <w:r>
        <w:t xml:space="preserve"> higher (0.534 vs</w:t>
      </w:r>
      <w:ins w:id="2543" w:author="Claude" w:date="2026-09-24T12:00:00Z">
        <w:r>
          <w:t xml:space="preserve">.</w:t>
        </w:r>
      </w:ins>
      <w:r>
        <w:t xml:space="preserve"> 0.528 for BERT</w:t>
      </w:r>
      <w:del w:id="2544" w:author="Claude" w:date="2026-09-24T12:00:00Z">
        <w:r>
          <w:delText xml:space="preserve">,</w:delText>
        </w:r>
      </w:del>
      <w:ins w:id="2545" w:author="Claude" w:date="2026-09-24T12:00:00Z">
        <w:r>
          <w:t xml:space="preserve"> and</w:t>
        </w:r>
      </w:ins>
      <w:r>
        <w:t xml:space="preserve"> 0.707 vs</w:t>
      </w:r>
      <w:ins w:id="2546" w:author="Claude" w:date="2026-09-24T12:00:00Z">
        <w:r>
          <w:t xml:space="preserve">.</w:t>
        </w:r>
      </w:ins>
      <w:r>
        <w:t xml:space="preserve"> 0.698 for RoBERTa). In the reverse direction </w:t>
      </w:r>
      <w:del w:id="2547" w:author="Claude" w:date="2026-09-24T12:00:00Z">
        <w:r>
          <w:delText xml:space="preserve">the mechanism</w:delText>
        </w:r>
      </w:del>
      <w:ins w:id="2548" w:author="Claude" w:date="2026-09-24T12:00:00Z">
        <w:r>
          <w:t xml:space="preserve">weighting</w:t>
        </w:r>
      </w:ins>
      <w:r>
        <w:t xml:space="preserve"> should help</w:t>
      </w:r>
      <w:ins w:id="2549" w:author="Claude" w:date="2026-09-24T12:00:00Z">
        <w:r>
          <w:t xml:space="preserve">,</w:t>
        </w:r>
      </w:ins>
      <w:r>
        <w:t xml:space="preserve"> and</w:t>
      </w:r>
      <w:ins w:id="2550" w:author="Claude" w:date="2026-09-24T12:00:00Z">
        <w:r>
          <w:t xml:space="preserve"> it</w:t>
        </w:r>
      </w:ins>
      <w:r>
        <w:t xml:space="preserve"> does for RoBERTa (0.696 vs</w:t>
      </w:r>
      <w:ins w:id="2551" w:author="Claude" w:date="2026-09-24T12:00:00Z">
        <w:r>
          <w:t xml:space="preserve">.</w:t>
        </w:r>
      </w:ins>
      <w:r>
        <w:t xml:space="preserve"> 0.678) but not </w:t>
      </w:r>
      <w:ins w:id="2552" w:author="Claude" w:date="2026-09-24T12:00:00Z">
        <w:r>
          <w:t xml:space="preserve">for </w:t>
        </w:r>
      </w:ins>
      <w:r>
        <w:t xml:space="preserve">BERT (0.690 vs</w:t>
      </w:r>
      <w:ins w:id="2553" w:author="Claude" w:date="2026-09-24T12:00:00Z">
        <w:r>
          <w:t xml:space="preserve">.</w:t>
        </w:r>
      </w:ins>
      <w:r>
        <w:t xml:space="preserve"> 0.702). All four </w:t>
      </w:r>
      <w:del w:id="2554" w:author="Claude" w:date="2026-09-24T12:00:00Z">
        <w:r>
          <w:delText xml:space="preserve">gaps</w:delText>
        </w:r>
      </w:del>
      <w:ins w:id="2555" w:author="Claude" w:date="2026-09-24T12:00:00Z">
        <w:r>
          <w:t xml:space="preserve">differences</w:t>
        </w:r>
      </w:ins>
      <w:r>
        <w:t xml:space="preserve"> are at most 0.018 macro-F1, more than twenty times smaller than the loss that </w:t>
      </w:r>
      <w:ins w:id="2556" w:author="Claude" w:date="2026-09-24T12:00:00Z">
        <w:r>
          <w:t xml:space="preserve">the </w:t>
        </w:r>
      </w:ins>
      <w:r>
        <w:t xml:space="preserve">transfer itself </w:t>
      </w:r>
      <w:del w:id="2557" w:author="Claude" w:date="2026-09-24T12:00:00Z">
        <w:r>
          <w:delText xml:space="preserve">costs</w:delText>
        </w:r>
      </w:del>
      <w:ins w:id="2558" w:author="Claude" w:date="2026-09-24T12:00:00Z">
        <w:r>
          <w:t xml:space="preserve">causes for</w:t>
        </w:r>
      </w:ins>
      <w:r>
        <w:t xml:space="preserve"> BERT</w:t>
      </w:r>
      <w:del w:id="2559" w:author="Claude" w:date="2026-09-24T12:00:00Z">
        <w:r>
          <w:delText xml:space="preserve">,</w:delText>
        </w:r>
      </w:del>
      <w:ins w:id="2560" w:author="Claude" w:date="2026-09-24T12:00:00Z">
        <w:r>
          <w:t xml:space="preserve">.</w:t>
        </w:r>
      </w:ins>
      <w:r>
        <w:t xml:space="preserve"> </w:t>
      </w:r>
      <w:del w:id="2561" w:author="Claude" w:date="2026-09-24T12:00:00Z">
        <w:r>
          <w:delText xml:space="preserve">so reweighting</w:delText>
        </w:r>
      </w:del>
      <w:ins w:id="2562" w:author="Claude" w:date="2026-09-24T12:00:00Z">
        <w:r>
          <w:t xml:space="preserve">Reweighting</w:t>
        </w:r>
      </w:ins>
      <w:r>
        <w:t xml:space="preserve"> the training </w:t>
      </w:r>
      <w:del w:id="2563" w:author="Claude" w:date="2026-09-24T12:00:00Z">
        <w:r>
          <w:delText xml:space="preserve">distribution</w:delText>
        </w:r>
      </w:del>
      <w:ins w:id="2564" w:author="Claude" w:date="2026-09-24T12:00:00Z">
        <w:r>
          <w:t xml:space="preserve">data</w:t>
        </w:r>
      </w:ins>
      <w:r>
        <w:t xml:space="preserve"> cannot </w:t>
      </w:r>
      <w:del w:id="2565" w:author="Claude" w:date="2026-09-24T12:00:00Z">
        <w:r>
          <w:delText xml:space="preserve">supply</w:delText>
        </w:r>
      </w:del>
      <w:ins w:id="2566" w:author="Claude" w:date="2026-09-24T12:00:00Z">
        <w:r>
          <w:t xml:space="preserve">provide</w:t>
        </w:r>
      </w:ins>
      <w:r>
        <w:t xml:space="preserve"> </w:t>
      </w:r>
      <w:del w:id="2567" w:author="Claude" w:date="2026-09-24T12:00:00Z">
        <w:r>
          <w:delText xml:space="preserve">a</w:delText>
        </w:r>
      </w:del>
      <w:ins w:id="2568" w:author="Claude" w:date="2026-09-24T12:00:00Z">
        <w:r>
          <w:t xml:space="preserve">the class</w:t>
        </w:r>
      </w:ins>
      <w:r>
        <w:t xml:space="preserve"> prior </w:t>
      </w:r>
      <w:del w:id="2569" w:author="Claude" w:date="2026-09-24T12:00:00Z">
        <w:r>
          <w:delText xml:space="preserve">belonging to</w:delText>
        </w:r>
      </w:del>
      <w:ins w:id="2570" w:author="Claude" w:date="2026-09-24T12:00:00Z">
        <w:r>
          <w:t xml:space="preserve">of</w:t>
        </w:r>
      </w:ins>
      <w:r>
        <w:t xml:space="preserve"> the test </w:t>
      </w:r>
      <w:del w:id="2571" w:author="Claude" w:date="2026-09-24T12:00:00Z">
        <w:r>
          <w:delText xml:space="preserve">distribution</w:delText>
        </w:r>
      </w:del>
      <w:ins w:id="2572" w:author="Claude" w:date="2026-09-24T12:00:00Z">
        <w:r>
          <w:t xml:space="preserve">data</w:t>
        </w:r>
      </w:ins>
      <w:r>
        <w:t xml:space="preserve">.</w:t>
      </w:r>
    </w:p>
    <w:p w14:paraId="0ED7FF24" w14:textId="77777777" w:rsidR="006B5908" w:rsidRDefault="00000000">
      <w:pPr>
        <w:pStyle w:val="BodyText"/>
      </w:pPr>
      <w:r>
        <w:t xml:space="preserve">The</w:t>
      </w:r>
      <w:del w:id="2573" w:author="Claude" w:date="2026-09-24T12:00:00Z">
        <w:r>
          <w:delText xml:space="preserve"> same measurement on the</w:delText>
        </w:r>
      </w:del>
      <w:r>
        <w:t xml:space="preserve"> prompted models </w:t>
      </w:r>
      <w:del w:id="2574" w:author="Claude" w:date="2026-09-24T12:00:00Z">
        <w:r>
          <w:delText xml:space="preserve">finds</w:delText>
        </w:r>
      </w:del>
      <w:ins w:id="2575" w:author="Claude" w:date="2026-09-24T12:00:00Z">
        <w:r>
          <w:t xml:space="preserve">show</w:t>
        </w:r>
      </w:ins>
      <w:r>
        <w:t xml:space="preserve"> the same pattern</w:t>
      </w:r>
      <w:ins w:id="2576" w:author="Claude" w:date="2026-09-24T12:00:00Z">
        <w:r>
          <w:t xml:space="preserve">,</w:t>
        </w:r>
      </w:ins>
      <w:r>
        <w:t xml:space="preserve"> </w:t>
      </w:r>
      <w:del w:id="2577" w:author="Claude" w:date="2026-09-24T12:00:00Z">
        <w:r>
          <w:delText xml:space="preserve">arising</w:delText>
        </w:r>
      </w:del>
      <w:ins w:id="2578" w:author="Claude" w:date="2026-09-24T12:00:00Z">
        <w:r>
          <w:t xml:space="preserve">although</w:t>
        </w:r>
      </w:ins>
      <w:r>
        <w:t xml:space="preserve"> </w:t>
      </w:r>
      <w:del w:id="2579" w:author="Claude" w:date="2026-09-24T12:00:00Z">
        <w:r>
          <w:delText xml:space="preserve">another</w:delText>
        </w:r>
      </w:del>
      <w:ins w:id="2580" w:author="Claude" w:date="2026-09-24T12:00:00Z">
        <w:r>
          <w:t xml:space="preserve">they</w:t>
        </w:r>
      </w:ins>
      <w:r>
        <w:t xml:space="preserve"> </w:t>
      </w:r>
      <w:del w:id="2581" w:author="Claude" w:date="2026-09-24T12:00:00Z">
        <w:r>
          <w:delText xml:space="preserve">way</w:delText>
        </w:r>
      </w:del>
      <w:ins w:id="2582" w:author="Claude" w:date="2026-09-24T12:00:00Z">
        <w:r>
          <w:t xml:space="preserve">have no training corpus</w:t>
        </w:r>
      </w:ins>
      <w:r>
        <w:t xml:space="preserve">. On FR/NFR</w:t>
      </w:r>
      <w:ins w:id="2583" w:author="Claude" w:date="2026-09-24T12:00:00Z">
        <w:r>
          <w:t xml:space="preserve">,</w:t>
        </w:r>
      </w:ins>
      <w:r>
        <w:t xml:space="preserve"> 54.1% of </w:t>
      </w:r>
      <w:ins w:id="2584" w:author="Claude" w:date="2026-09-24T12:00:00Z">
        <w:r>
          <w:t xml:space="preserve">the </w:t>
        </w:r>
      </w:ins>
      <w:r>
        <w:t xml:space="preserve">items are NFR</w:t>
      </w:r>
      <w:ins w:id="2585" w:author="Claude" w:date="2026-09-24T12:00:00Z">
        <w:r>
          <w:t xml:space="preserve">,</w:t>
        </w:r>
      </w:ins>
      <w:r>
        <w:t xml:space="preserve"> and every prompted model answers NFR less often</w:t>
      </w:r>
      <w:del w:id="2586" w:author="Claude" w:date="2026-09-24T12:00:00Z">
        <w:r>
          <w:delText xml:space="preserve">;</w:delText>
        </w:r>
      </w:del>
      <w:r>
        <w:t xml:space="preserve"> </w:t>
      </w:r>
      <w:del w:id="2587" w:author="Claude" w:date="2026-09-24T12:00:00Z">
        <w:r>
          <w:delText xml:space="preserve">macro</w:delText>
        </w:r>
      </w:del>
      <w:ins w:id="2588" w:author="Claude" w:date="2026-09-24T12:00:00Z">
        <w:r>
          <w:t xml:space="preserve">than that. Macro</w:t>
        </w:r>
      </w:ins>
      <w:r>
        <w:t xml:space="preserve">-F1 </w:t>
      </w:r>
      <w:del w:id="2589" w:author="Claude" w:date="2026-09-24T12:00:00Z">
        <w:r>
          <w:delText xml:space="preserve">ranks</w:delText>
        </w:r>
      </w:del>
      <w:ins w:id="2590" w:author="Claude" w:date="2026-09-24T12:00:00Z">
        <w:r>
          <w:t xml:space="preserve">rises</w:t>
        </w:r>
      </w:ins>
      <w:r>
        <w:t xml:space="preserve"> almost </w:t>
      </w:r>
      <w:del w:id="2591" w:author="Claude" w:date="2026-09-24T12:00:00Z">
        <w:r>
          <w:delText xml:space="preserve">exactly</w:delText>
        </w:r>
      </w:del>
      <w:ins w:id="2592" w:author="Claude" w:date="2026-09-24T12:00:00Z">
        <w:r>
          <w:t xml:space="preserve">monotonically</w:t>
        </w:r>
      </w:ins>
      <w:r>
        <w:t xml:space="preserve"> </w:t>
      </w:r>
      <w:del w:id="2593" w:author="Claude" w:date="2026-09-24T12:00:00Z">
        <w:r>
          <w:delText xml:space="preserve">with</w:delText>
        </w:r>
      </w:del>
      <w:ins w:id="2594" w:author="Claude" w:date="2026-09-24T12:00:00Z">
        <w:r>
          <w:t xml:space="preserve">as</w:t>
        </w:r>
      </w:ins>
      <w:r>
        <w:t xml:space="preserve"> </w:t>
      </w:r>
      <w:del w:id="2595" w:author="Claude" w:date="2026-09-24T12:00:00Z">
        <w:r>
          <w:delText xml:space="preserve">that</w:delText>
        </w:r>
      </w:del>
      <w:ins w:id="2596" w:author="Claude" w:date="2026-09-24T12:00:00Z">
        <w:r>
          <w:t xml:space="preserve">a</w:t>
        </w:r>
      </w:ins>
      <w:r>
        <w:t xml:space="preserve"> </w:t>
      </w:r>
      <w:del w:id="2597" w:author="Claude" w:date="2026-09-24T12:00:00Z">
        <w:r>
          <w:delText xml:space="preserve">gap</w:delText>
        </w:r>
      </w:del>
      <w:ins w:id="2598" w:author="Claude" w:date="2026-09-24T12:00:00Z">
        <w:r>
          <w:t xml:space="preserve">model’s NFR share approaches the true prevalence</w:t>
        </w:r>
      </w:ins>
      <w:r>
        <w:t xml:space="preserve"> (Spearman ρ = 0.95, Fig. </w:t>
      </w:r>
      <w:del w:id="2599" w:author="Claude" w:date="2026-09-24T12:00:00Z">
        <w:r>
          <w:delText xml:space="preserve">3</w:delText>
        </w:r>
      </w:del>
      <w:ins w:id="2600" w:author="Claude" w:date="2026-09-24T12:00:00Z">
        <w:r>
          <w:t xml:space="preserve">4</w:t>
        </w:r>
      </w:ins>
      <w:r>
        <w:t xml:space="preserve">(b)), so the weak FR/NFR scores of the small open models are consistent with a strong bias </w:t>
      </w:r>
      <w:del w:id="2601" w:author="Claude" w:date="2026-09-24T12:00:00Z">
        <w:r>
          <w:delText xml:space="preserve">towards</w:delText>
        </w:r>
      </w:del>
      <w:ins w:id="2602" w:author="Claude" w:date="2026-09-24T12:00:00Z">
        <w:r>
          <w:t xml:space="preserve">toward</w:t>
        </w:r>
      </w:ins>
      <w:r>
        <w:t xml:space="preserve"> answering FR.</w:t>
      </w:r>
    </w:p>
    <w:p w14:paraId="0F63C8BF" w14:textId="77777777" w:rsidR="006B5908" w:rsidRDefault="00000000">
      <w:pPr>
        <w:pStyle w:val="BodyText"/>
      </w:pPr>
      <w:del w:id="2603" w:author="Claude" w:date="2026-09-24T12:00:00Z">
        <w:r>
          <w:delText xml:space="preserve">Instruction</w:delText>
        </w:r>
      </w:del>
      <w:ins w:id="2604" w:author="Claude" w:date="2026-09-24T12:00:00Z">
        <w:r>
          <w:t xml:space="preserve">For the prompted models, the instruction</w:t>
        </w:r>
      </w:ins>
      <w:r>
        <w:t xml:space="preserve"> wording </w:t>
      </w:r>
      <w:del w:id="2605" w:author="Claude" w:date="2026-09-24T12:00:00Z">
        <w:r>
          <w:delText xml:space="preserve">moves</w:delText>
        </w:r>
      </w:del>
      <w:ins w:id="2606" w:author="Claude" w:date="2026-09-24T12:00:00Z">
        <w:r>
          <w:t xml:space="preserve">changes</w:t>
        </w:r>
      </w:ins>
      <w:r>
        <w:t xml:space="preserve"> the predicted share directly</w:t>
      </w:r>
      <w:del w:id="2607" w:author="Claude" w:date="2026-09-24T12:00:00Z">
        <w:r>
          <w:delText xml:space="preserve">:</w:delText>
        </w:r>
      </w:del>
      <w:ins w:id="2608" w:author="Claude" w:date="2026-09-24T12:00:00Z">
        <w:r>
          <w:t xml:space="preserve">, so here the link can be tested by intervention;</w:t>
        </w:r>
      </w:ins>
      <w:r>
        <w:t xml:space="preserve"> for the </w:t>
      </w:r>
      <w:del w:id="2609" w:author="Claude" w:date="2026-09-24T12:00:00Z">
        <w:r>
          <w:delText xml:space="preserve">prompted</w:delText>
        </w:r>
      </w:del>
      <w:ins w:id="2610" w:author="Claude" w:date="2026-09-24T12:00:00Z">
        <w:r>
          <w:t xml:space="preserve">encoders</w:t>
        </w:r>
      </w:ins>
      <w:r>
        <w:t xml:space="preserve"> </w:t>
      </w:r>
      <w:del w:id="2611" w:author="Claude" w:date="2026-09-24T12:00:00Z">
        <w:r>
          <w:delText xml:space="preserve">models the link is manipulated, not merely observed, though the encoders’ transfer loss</w:delText>
        </w:r>
      </w:del>
      <w:ins w:id="2612" w:author="Claude" w:date="2026-09-24T12:00:00Z">
        <w:r>
          <w:t xml:space="preserve">it</w:t>
        </w:r>
      </w:ins>
      <w:r>
        <w:t xml:space="preserve"> is inferred from the </w:t>
      </w:r>
      <w:del w:id="2613" w:author="Claude" w:date="2026-09-24T12:00:00Z">
        <w:r>
          <w:delText xml:space="preserve">same</w:delText>
        </w:r>
      </w:del>
      <w:ins w:id="2614" w:author="Claude" w:date="2026-09-24T12:00:00Z">
        <w:r>
          <w:t xml:space="preserve">observed</w:t>
        </w:r>
      </w:ins>
      <w:r>
        <w:t xml:space="preserve"> pattern</w:t>
      </w:r>
      <w:del w:id="2615" w:author="Claude" w:date="2026-09-24T12:00:00Z">
        <w:r>
          <w:delText xml:space="preserve"> rather than manipulated</w:delText>
        </w:r>
      </w:del>
      <w:r>
        <w:t xml:space="preserve">. On SecReq security</w:t>
      </w:r>
      <w:ins w:id="2616" w:author="Claude" w:date="2026-09-24T12:00:00Z">
        <w:r>
          <w:t xml:space="preserve">,</w:t>
        </w:r>
      </w:ins>
      <w:r>
        <w:t xml:space="preserve"> the three wordings </w:t>
      </w:r>
      <w:del w:id="2617" w:author="Claude" w:date="2026-09-24T12:00:00Z">
        <w:r>
          <w:delText xml:space="preserve">span 0.485 of macro-F1 for</w:delText>
        </w:r>
      </w:del>
      <w:ins w:id="2618" w:author="Claude" w:date="2026-09-24T12:00:00Z">
        <w:r>
          <w:t xml:space="preserve">change</w:t>
        </w:r>
      </w:ins>
      <w:r>
        <w:t xml:space="preserve"> Gemma-2-2B</w:t>
      </w:r>
      <w:ins w:id="2619" w:author="Claude" w:date="2026-09-24T12:00:00Z">
        <w:r>
          <w:t xml:space="preserve">’s macro-F1 by up to 0.485</w:t>
        </w:r>
      </w:ins>
      <w:r>
        <w:t xml:space="preserve">, from 0.343 to 0.828 on a 300-item sample</w:t>
      </w:r>
      <w:del w:id="2620" w:author="Claude" w:date="2026-09-24T12:00:00Z">
        <w:r>
          <w:delText xml:space="preserve">;</w:delText>
        </w:r>
      </w:del>
      <w:ins w:id="2621" w:author="Claude" w:date="2026-09-24T12:00:00Z">
        <w:r>
          <w:t xml:space="preserve">.</w:t>
        </w:r>
      </w:ins>
      <w:r>
        <w:t xml:space="preserve"> </w:t>
      </w:r>
      <w:del w:id="2622" w:author="Claude" w:date="2026-09-24T12:00:00Z">
        <w:r>
          <w:delText xml:space="preserve">under</w:delText>
        </w:r>
      </w:del>
      <w:ins w:id="2623" w:author="Claude" w:date="2026-09-24T12:00:00Z">
        <w:r>
          <w:t xml:space="preserve">Under</w:t>
        </w:r>
      </w:ins>
      <w:r>
        <w:t xml:space="preserve"> the </w:t>
      </w:r>
      <w:del w:id="2624" w:author="Claude" w:date="2026-09-24T12:00:00Z">
        <w:r>
          <w:delText xml:space="preserve">worst</w:delText>
        </w:r>
      </w:del>
      <w:ins w:id="2625" w:author="Claude" w:date="2026-09-24T12:00:00Z">
        <w:r>
          <w:t xml:space="preserve">terse</w:t>
        </w:r>
      </w:ins>
      <w:r>
        <w:t xml:space="preserve"> </w:t>
      </w:r>
      <w:del w:id="2626" w:author="Claude" w:date="2026-09-24T12:00:00Z">
        <w:r>
          <w:delText xml:space="preserve">of them</w:delText>
        </w:r>
      </w:del>
      <w:ins w:id="2627" w:author="Claude" w:date="2026-09-24T12:00:00Z">
        <w:r>
          <w:t xml:space="preserve">wording</w:t>
        </w:r>
      </w:ins>
      <w:r>
        <w:t xml:space="preserve">, </w:t>
      </w:r>
      <w:ins w:id="2628" w:author="Claude" w:date="2026-09-24T12:00:00Z">
        <w:r>
          <w:t xml:space="preserve">which asks </w:t>
        </w:r>
      </w:ins>
      <w:r>
        <w:t xml:space="preserve">a</w:t>
      </w:r>
      <w:del w:id="2629" w:author="Claude" w:date="2026-09-24T12:00:00Z">
        <w:r>
          <w:delText xml:space="preserve"> leading</w:delText>
        </w:r>
      </w:del>
      <w:r>
        <w:t xml:space="preserve"> yes/no question, </w:t>
      </w:r>
      <w:del w:id="2630" w:author="Claude" w:date="2026-09-24T12:00:00Z">
        <w:r>
          <w:delText xml:space="preserve">it</w:delText>
        </w:r>
      </w:del>
      <w:ins w:id="2631" w:author="Claude" w:date="2026-09-24T12:00:00Z">
        <w:r>
          <w:t xml:space="preserve">the model</w:t>
        </w:r>
      </w:ins>
      <w:r>
        <w:t xml:space="preserve"> labeled 96.7% of </w:t>
      </w:r>
      <w:ins w:id="2632" w:author="Claude" w:date="2026-09-24T12:00:00Z">
        <w:r>
          <w:t xml:space="preserve">the </w:t>
        </w:r>
      </w:ins>
      <w:r>
        <w:t xml:space="preserve">items </w:t>
      </w:r>
      <w:ins w:id="2633" w:author="Claude" w:date="2026-09-24T12:00:00Z">
        <w:r>
          <w:t xml:space="preserve">as </w:t>
        </w:r>
      </w:ins>
      <w:r>
        <w:t xml:space="preserve">security</w:t>
      </w:r>
      <w:ins w:id="2634" w:author="Claude" w:date="2026-09-24T12:00:00Z">
        <w:r>
          <w:t xml:space="preserve">,</w:t>
        </w:r>
      </w:ins>
      <w:r>
        <w:t xml:space="preserve"> </w:t>
      </w:r>
      <w:del w:id="2635" w:author="Claude" w:date="2026-09-24T12:00:00Z">
        <w:r>
          <w:delText xml:space="preserve">against</w:delText>
        </w:r>
      </w:del>
      <w:ins w:id="2636" w:author="Claude" w:date="2026-09-24T12:00:00Z">
        <w:r>
          <w:t xml:space="preserve">while</w:t>
        </w:r>
      </w:ins>
      <w:r>
        <w:t xml:space="preserve"> </w:t>
      </w:r>
      <w:del w:id="2637" w:author="Claude" w:date="2026-09-24T12:00:00Z">
        <w:r>
          <w:delText xml:space="preserve">a</w:delText>
        </w:r>
      </w:del>
      <w:ins w:id="2638" w:author="Claude" w:date="2026-09-24T12:00:00Z">
        <w:r>
          <w:t xml:space="preserve">the</w:t>
        </w:r>
      </w:ins>
      <w:r>
        <w:t xml:space="preserve"> prevalence</w:t>
      </w:r>
      <w:del w:id="2639" w:author="Claude" w:date="2026-09-24T12:00:00Z">
        <w:r>
          <w:delText xml:space="preserve"> of 39.7%</w:delText>
        </w:r>
      </w:del>
      <w:r>
        <w:t xml:space="preserve"> in that sample</w:t>
      </w:r>
      <w:ins w:id="2640" w:author="Claude" w:date="2026-09-24T12:00:00Z">
        <w:r>
          <w:t xml:space="preserve"> is 39.7%</w:t>
        </w:r>
      </w:ins>
      <w:r>
        <w:t xml:space="preserve">. Prompt sensitivity is </w:t>
      </w:r>
      <w:ins w:id="2641" w:author="Claude" w:date="2026-09-24T12:00:00Z">
        <w:r>
          <w:t xml:space="preserve">well </w:t>
        </w:r>
      </w:ins>
      <w:r>
        <w:t xml:space="preserve">documented [26]; </w:t>
      </w:r>
      <w:del w:id="2642" w:author="Claude" w:date="2026-09-24T12:00:00Z">
        <w:r>
          <w:delText xml:space="preserve">what</w:delText>
        </w:r>
      </w:del>
      <w:ins w:id="2643" w:author="Claude" w:date="2026-09-24T12:00:00Z">
        <w:r>
          <w:t xml:space="preserve">our</w:t>
        </w:r>
      </w:ins>
      <w:r>
        <w:t xml:space="preserve"> </w:t>
      </w:r>
      <w:del w:id="2644" w:author="Claude" w:date="2026-09-24T12:00:00Z">
        <w:r>
          <w:delText xml:space="preserve">is</w:delText>
        </w:r>
      </w:del>
      <w:ins w:id="2645" w:author="Claude" w:date="2026-09-24T12:00:00Z">
        <w:r>
          <w:t xml:space="preserve">results</w:t>
        </w:r>
      </w:ins>
      <w:r>
        <w:t xml:space="preserve"> </w:t>
      </w:r>
      <w:del w:id="2646" w:author="Claude" w:date="2026-09-24T12:00:00Z">
        <w:r>
          <w:delText xml:space="preserve">new is</w:delText>
        </w:r>
      </w:del>
      <w:ins w:id="2647" w:author="Claude" w:date="2026-09-24T12:00:00Z">
        <w:r>
          <w:t xml:space="preserve">show</w:t>
        </w:r>
      </w:ins>
      <w:r>
        <w:t xml:space="preserve"> that it </w:t>
      </w:r>
      <w:del w:id="2648" w:author="Claude" w:date="2026-09-24T12:00:00Z">
        <w:r>
          <w:delText xml:space="preserve">lands</w:delText>
        </w:r>
      </w:del>
      <w:ins w:id="2649" w:author="Claude" w:date="2026-09-24T12:00:00Z">
        <w:r>
          <w:t xml:space="preserve">acts</w:t>
        </w:r>
      </w:ins>
      <w:r>
        <w:t xml:space="preserve"> </w:t>
      </w:r>
      <w:del w:id="2650" w:author="Claude" w:date="2026-09-24T12:00:00Z">
        <w:r>
          <w:delText xml:space="preserve">on</w:delText>
        </w:r>
      </w:del>
      <w:ins w:id="2651" w:author="Claude" w:date="2026-09-24T12:00:00Z">
        <w:r>
          <w:t xml:space="preserve">through the same class-prior error seen in</w:t>
        </w:r>
      </w:ins>
      <w:r>
        <w:t xml:space="preserve"> the encoders</w:t>
      </w:r>
      <w:del w:id="2652" w:author="Claude" w:date="2026-09-24T12:00:00Z">
        <w:r>
          <w:delText xml:space="preserve">' failure mode</w:delText>
        </w:r>
      </w:del>
      <w:r>
        <w:t xml:space="preserve">. </w:t>
      </w:r>
      <w:del w:id="2653" w:author="Claude" w:date="2026-09-24T12:00:00Z">
        <w:r>
          <w:delText xml:space="preserve">Worked</w:delText>
        </w:r>
      </w:del>
      <w:ins w:id="2654" w:author="Claude" w:date="2026-09-24T12:00:00Z">
        <w:r>
          <w:t xml:space="preserve">Few-shot</w:t>
        </w:r>
      </w:ins>
      <w:r>
        <w:t xml:space="preserve"> examples help only where they </w:t>
      </w:r>
      <w:del w:id="2655" w:author="Claude" w:date="2026-09-24T12:00:00Z">
        <w:r>
          <w:delText xml:space="preserve">carry</w:delText>
        </w:r>
      </w:del>
      <w:ins w:id="2656" w:author="Claude" w:date="2026-09-24T12:00:00Z">
        <w:r>
          <w:t xml:space="preserve">add information about</w:t>
        </w:r>
      </w:ins>
      <w:r>
        <w:t xml:space="preserve"> class</w:t>
      </w:r>
      <w:del w:id="2657" w:author="Claude" w:date="2026-09-24T12:00:00Z">
        <w:r>
          <w:delText xml:space="preserve">-</w:delText>
        </w:r>
      </w:del>
      <w:ins w:id="2658" w:author="Claude" w:date="2026-09-24T12:00:00Z">
        <w:r>
          <w:t xml:space="preserve"> </w:t>
        </w:r>
      </w:ins>
      <w:r>
        <w:t xml:space="preserve">balance</w:t>
      </w:r>
      <w:del w:id="2659" w:author="Claude" w:date="2026-09-24T12:00:00Z">
        <w:r>
          <w:delText xml:space="preserve"> information</w:delText>
        </w:r>
      </w:del>
      <w:r>
        <w:t xml:space="preserve">: they improve the eleven-class task and slightly degrade the binary </w:t>
      </w:r>
      <w:del w:id="2660" w:author="Claude" w:date="2026-09-24T12:00:00Z">
        <w:r>
          <w:delText xml:space="preserve">ones</w:delText>
        </w:r>
      </w:del>
      <w:ins w:id="2661" w:author="Claude" w:date="2026-09-24T12:00:00Z">
        <w:r>
          <w:t xml:space="preserve">tasks</w:t>
        </w:r>
      </w:ins>
      <w:r>
        <w:t xml:space="preserve">, </w:t>
      </w:r>
      <w:del w:id="2662" w:author="Claude" w:date="2026-09-24T12:00:00Z">
        <w:r>
          <w:delText xml:space="preserve">reproducing</w:delText>
        </w:r>
      </w:del>
      <w:ins w:id="2663" w:author="Claude" w:date="2026-09-24T12:00:00Z">
        <w:r>
          <w:t xml:space="preserve">which reproduces</w:t>
        </w:r>
      </w:ins>
      <w:r>
        <w:t xml:space="preserve"> the over-prompting effect </w:t>
      </w:r>
      <w:del w:id="2664" w:author="Claude" w:date="2026-09-24T12:00:00Z">
        <w:r>
          <w:delText xml:space="preserve">of</w:delText>
        </w:r>
      </w:del>
      <w:ins w:id="2665" w:author="Claude" w:date="2026-09-24T12:00:00Z">
        <w:r>
          <w:t xml:space="preserve">reported by</w:t>
        </w:r>
      </w:ins>
      <w:r>
        <w:t xml:space="preserve"> Tang et al. [8]. </w:t>
      </w:r>
      <w:del w:id="2666" w:author="Claude" w:date="2026-09-24T12:00:00Z">
        <w:r>
          <w:delText xml:space="preserve">Both</w:delText>
        </w:r>
      </w:del>
      <w:ins w:id="2667" w:author="Claude" w:date="2026-09-24T12:00:00Z">
        <w:r>
          <w:t xml:space="preserve">In short, both</w:t>
        </w:r>
      </w:ins>
      <w:r>
        <w:t xml:space="preserve"> families need </w:t>
      </w:r>
      <w:del w:id="2668" w:author="Claude" w:date="2026-09-24T12:00:00Z">
        <w:r>
          <w:delText xml:space="preserve">a</w:delText>
        </w:r>
      </w:del>
      <w:ins w:id="2669" w:author="Claude" w:date="2026-09-24T12:00:00Z">
        <w:r>
          <w:t xml:space="preserve">an estimate of class</w:t>
        </w:r>
      </w:ins>
      <w:r>
        <w:t xml:space="preserve"> prevalence</w:t>
      </w:r>
      <w:del w:id="2670" w:author="Claude" w:date="2026-09-24T12:00:00Z">
        <w:r>
          <w:delText xml:space="preserve"> estimate</w:delText>
        </w:r>
      </w:del>
      <w:r>
        <w:t xml:space="preserve"> for the data being classified, which no single requirement </w:t>
      </w:r>
      <w:del w:id="2671" w:author="Claude" w:date="2026-09-24T12:00:00Z">
        <w:r>
          <w:delText xml:space="preserve">carries</w:delText>
        </w:r>
      </w:del>
      <w:ins w:id="2672" w:author="Claude" w:date="2026-09-24T12:00:00Z">
        <w:r>
          <w:t xml:space="preserve">provides</w:t>
        </w:r>
      </w:ins>
      <w:r>
        <w:t xml:space="preserve">, and </w:t>
      </w:r>
      <w:del w:id="2673" w:author="Claude" w:date="2026-09-24T12:00:00Z">
        <w:r>
          <w:delText xml:space="preserve">each</w:delText>
        </w:r>
      </w:del>
      <w:ins w:id="2674" w:author="Claude" w:date="2026-09-24T12:00:00Z">
        <w:r>
          <w:t xml:space="preserve">both</w:t>
        </w:r>
      </w:ins>
      <w:r>
        <w:t xml:space="preserve"> </w:t>
      </w:r>
      <w:del w:id="2675" w:author="Claude" w:date="2026-09-24T12:00:00Z">
        <w:r>
          <w:delText xml:space="preserve">takes</w:delText>
        </w:r>
      </w:del>
      <w:ins w:id="2676" w:author="Claude" w:date="2026-09-24T12:00:00Z">
        <w:r>
          <w:t xml:space="preserve">take</w:t>
        </w:r>
      </w:ins>
      <w:r>
        <w:t xml:space="preserve"> it from </w:t>
      </w:r>
      <w:ins w:id="2677" w:author="Claude" w:date="2026-09-24T12:00:00Z">
        <w:r>
          <w:t xml:space="preserve">a source other than </w:t>
        </w:r>
      </w:ins>
      <w:r>
        <w:t xml:space="preserve">the </w:t>
      </w:r>
      <w:del w:id="2678" w:author="Claude" w:date="2026-09-24T12:00:00Z">
        <w:r>
          <w:delText xml:space="preserve">wrong</w:delText>
        </w:r>
      </w:del>
      <w:ins w:id="2679" w:author="Claude" w:date="2026-09-24T12:00:00Z">
        <w:r>
          <w:t xml:space="preserve">target</w:t>
        </w:r>
      </w:ins>
      <w:r>
        <w:t xml:space="preserve"> </w:t>
      </w:r>
      <w:del w:id="2680" w:author="Claude" w:date="2026-09-24T12:00:00Z">
        <w:r>
          <w:delText xml:space="preserve">source</w:delText>
        </w:r>
      </w:del>
      <w:ins w:id="2681" w:author="Claude" w:date="2026-09-24T12:00:00Z">
        <w:r>
          <w:t xml:space="preserve">data</w:t>
        </w:r>
      </w:ins>
      <w:r>
        <w:t xml:space="preserve">.</w:t>
      </w:r>
    </w:p>
    <w:p w14:paraId="0218F180" w14:textId="77777777" w:rsidR="006B5908" w:rsidRDefault="00000000">
      <w:pPr>
        <w:pStyle w:val="BodyText"/>
        <w:spacing w:before="4pt" w:line="12pt" w:lineRule="auto"/>
        <w:ind w:firstLine="0pt"/>
        <w:jc w:val="center"/>
      </w:pPr>
      <w:r>
        <w:rPr>
          <w:noProof/>
        </w:rPr>
        <w:drawing>
          <wp:inline distT="0" distB="0" distL="0" distR="0" wp14:anchorId="0FBD8E09" wp14:editId="75FEB8C5">
            <wp:extent cx="2770200" cy="2657162"/>
            <wp:effectExtent l="0" t="0" r="0" b="0"/>
            <wp:docPr id="4" name="Picture 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fig_co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0200" cy="26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7220" w14:textId="77777777" w:rsidR="006B5908" w:rsidRDefault="00000000">
      <w:pPr>
        <w:pStyle w:val="figurecaption"/>
        <w:numPr>
          <w:ilvl w:val="0"/>
          <w:numId w:val="0"/>
        </w:numPr>
        <w:spacing w:after="6pt"/>
      </w:pPr>
      <w:r>
        <w:t xml:space="preserve">Fig. </w:t>
      </w:r>
      <w:del w:id="2682" w:author="Claude" w:date="2026-09-24T12:00:00Z">
        <w:r>
          <w:delText xml:space="preserve">4</w:delText>
        </w:r>
      </w:del>
      <w:ins w:id="2683" w:author="Claude" w:date="2026-09-24T12:00:00Z">
        <w:r>
          <w:t xml:space="preserve">5</w:t>
        </w:r>
      </w:ins>
      <w:r>
        <w:t xml:space="preserve">. Cost of 1,000 classifications per configuration (a)</w:t>
      </w:r>
      <w:ins w:id="2684" w:author="Claude" w:date="2026-09-24T12:00:00Z">
        <w:r>
          <w:t xml:space="preserve">,</w:t>
        </w:r>
      </w:ins>
      <w:r>
        <w:t xml:space="preserve"> and the volume at which one encoder becomes cheaper than one prompted LLM (b).</w:t>
      </w:r>
    </w:p>
    <w:p w14:paraId="1027F911" w14:textId="77777777" w:rsidR="006B5908" w:rsidRDefault="00000000">
      <w:pPr>
        <w:pStyle w:val="BodyText"/>
      </w:pPr>
      <w:r>
        <w:rPr>
          <w:b/>
          <w:rPrChange w:id="2685" w:author="Claude" w:date="2026-09-24T12:00:00Z">
            <w:rPr/>
          </w:rPrChange>
        </w:rPr>
        <w:t xml:space="preserve">Cost.</w:t>
      </w:r>
      <w:r>
        <w:t xml:space="preserve"> Classifying 1,000 requirements costs $0.0024 of GPU time with an encoder and </w:t>
      </w:r>
      <w:ins w:id="2690" w:author="Claude" w:date="2026-09-24T12:00:00Z">
        <w:r>
          <w:t xml:space="preserve">between </w:t>
        </w:r>
      </w:ins>
      <w:r>
        <w:t xml:space="preserve">$0.0257 </w:t>
      </w:r>
      <w:del w:id="2691" w:author="Claude" w:date="2026-09-24T12:00:00Z">
        <w:r>
          <w:delText xml:space="preserve">to</w:delText>
        </w:r>
      </w:del>
      <w:ins w:id="2692" w:author="Claude" w:date="2026-09-24T12:00:00Z">
        <w:r>
          <w:t xml:space="preserve">and</w:t>
        </w:r>
      </w:ins>
      <w:r>
        <w:t xml:space="preserve"> $0.0745 with a prompted model</w:t>
      </w:r>
      <w:ins w:id="2693" w:author="Claude" w:date="2026-09-24T12:00:00Z">
        <w:r>
          <w:t xml:space="preserve"> (median per model)</w:t>
        </w:r>
      </w:ins>
      <w:r>
        <w:t xml:space="preserve">,</w:t>
      </w:r>
      <w:del w:id="2694" w:author="Claude" w:date="2026-09-24T12:00:00Z">
        <w:r>
          <w:delText xml:space="preserve"> a factor of</w:delText>
        </w:r>
      </w:del>
      <w:r>
        <w:t xml:space="preserve"> 10.7 to 31.0 </w:t>
      </w:r>
      <w:ins w:id="2695" w:author="Claude" w:date="2026-09-24T12:00:00Z">
        <w:r>
          <w:t xml:space="preserve">times more </w:t>
        </w:r>
      </w:ins>
      <w:r>
        <w:t xml:space="preserve">(Fig. </w:t>
      </w:r>
      <w:del w:id="2696" w:author="Claude" w:date="2026-09-24T12:00:00Z">
        <w:r>
          <w:delText xml:space="preserve">4</w:delText>
        </w:r>
      </w:del>
      <w:ins w:id="2697" w:author="Claude" w:date="2026-09-24T12:00:00Z">
        <w:r>
          <w:t xml:space="preserve">5</w:t>
        </w:r>
      </w:ins>
      <w:r>
        <w:t xml:space="preserve">(a)). Fine-tuning</w:t>
      </w:r>
      <w:ins w:id="2698" w:author="Claude" w:date="2026-09-24T12:00:00Z">
        <w:r>
          <w:t xml:space="preserve"> one deployable model</w:t>
        </w:r>
      </w:ins>
      <w:r>
        <w:t xml:space="preserve"> costs a median of $0.0083</w:t>
      </w:r>
      <w:del w:id="2699" w:author="Claude" w:date="2026-09-24T12:00:00Z">
        <w:r>
          <w:delText xml:space="preserve"> per deployable model</w:delText>
        </w:r>
      </w:del>
      <w:r>
        <w:t xml:space="preserve">. Over the 216 encoder–LLM </w:t>
      </w:r>
      <w:del w:id="2700" w:author="Claude" w:date="2026-09-24T12:00:00Z">
        <w:r>
          <w:delText xml:space="preserve">pairings</w:delText>
        </w:r>
      </w:del>
      <w:ins w:id="2701" w:author="Claude" w:date="2026-09-24T12:00:00Z">
        <w:r>
          <w:t xml:space="preserve">pairs</w:t>
        </w:r>
      </w:ins>
      <w:r>
        <w:t xml:space="preserve"> </w:t>
      </w:r>
      <w:del w:id="2702" w:author="Claude" w:date="2026-09-24T12:00:00Z">
        <w:r>
          <w:delText xml:space="preserve">— </w:delText>
        </w:r>
      </w:del>
      <w:ins w:id="2703" w:author="Claude" w:date="2026-09-24T12:00:00Z">
        <w:r>
          <w:t xml:space="preserve">(</w:t>
        </w:r>
      </w:ins>
      <w:r>
        <w:t xml:space="preserve">the 200 tested above </w:t>
      </w:r>
      <w:del w:id="2704" w:author="Claude" w:date="2026-09-24T12:00:00Z">
        <w:r>
          <w:delText xml:space="preserve">plus</w:delText>
        </w:r>
      </w:del>
      <w:ins w:id="2705" w:author="Claude" w:date="2026-09-24T12:00:00Z">
        <w:r>
          <w:t xml:space="preserve">and</w:t>
        </w:r>
      </w:ins>
      <w:r>
        <w:t xml:space="preserve"> 16 from the leave-one-project-out variant</w:t>
      </w:r>
      <w:del w:id="2706" w:author="Claude" w:date="2026-09-24T12:00:00Z">
        <w:r>
          <w:delText xml:space="preserve"> —</w:delText>
        </w:r>
      </w:del>
      <w:ins w:id="2707" w:author="Claude" w:date="2026-09-24T12:00:00Z">
        <w:r>
          <w:t xml:space="preserve">),</w:t>
        </w:r>
      </w:ins>
      <w:r>
        <w:t xml:space="preserve"> the break-even volume </w:t>
      </w:r>
      <w:r>
        <w:rPr>
          <w:i/>
          <w:rPrChange w:id="2708" w:author="Claude" w:date="2026-09-24T12:00:00Z">
            <w:rPr/>
          </w:rPrChange>
        </w:rPr>
        <w:t xml:space="preserve">N</w:t>
      </w:r>
      <w:r>
        <w:rPr>
          <w:vertAlign w:val="superscript"/>
          <w:rPrChange w:id="2709" w:author="Claude" w:date="2026-09-24T12:00:00Z">
            <w:rPr/>
          </w:rPrChange>
        </w:rPr>
        <w:t xml:space="preserve">*</w:t>
      </w:r>
      <w:r>
        <w:t xml:space="preserve"> </w:t>
      </w:r>
      <w:del w:id="2710" w:author="Claude" w:date="2026-09-24T12:00:00Z">
        <w:r>
          <w:delText xml:space="preserve">of</w:delText>
        </w:r>
      </w:del>
      <w:ins w:id="2711" w:author="Claude" w:date="2026-09-24T12:00:00Z">
        <w:r>
          <w:t xml:space="preserve">from</w:t>
        </w:r>
      </w:ins>
      <w:r>
        <w:t xml:space="preserve"> (1) lies between 46 and 515 requirements, </w:t>
      </w:r>
      <w:ins w:id="2712" w:author="Claude" w:date="2026-09-24T12:00:00Z">
        <w:r>
          <w:t xml:space="preserve">with a </w:t>
        </w:r>
      </w:ins>
      <w:r>
        <w:t xml:space="preserve">median </w:t>
      </w:r>
      <w:ins w:id="2713" w:author="Claude" w:date="2026-09-24T12:00:00Z">
        <w:r>
          <w:t xml:space="preserve">of </w:t>
        </w:r>
      </w:ins>
      <w:r>
        <w:t xml:space="preserve">177</w:t>
      </w:r>
      <w:ins w:id="2714" w:author="Claude" w:date="2026-09-24T12:00:00Z">
        <w:r>
          <w:t xml:space="preserve">.5</w:t>
        </w:r>
      </w:ins>
      <w:r>
        <w:t xml:space="preserve">. Fig. </w:t>
      </w:r>
      <w:del w:id="2715" w:author="Claude" w:date="2026-09-24T12:00:00Z">
        <w:r>
          <w:delText xml:space="preserve">4</w:delText>
        </w:r>
      </w:del>
      <w:ins w:id="2716" w:author="Claude" w:date="2026-09-24T12:00:00Z">
        <w:r>
          <w:t xml:space="preserve">5</w:t>
        </w:r>
      </w:ins>
      <w:r>
        <w:t xml:space="preserve">(b) </w:t>
      </w:r>
      <w:del w:id="2717" w:author="Claude" w:date="2026-09-24T12:00:00Z">
        <w:r>
          <w:delText xml:space="preserve">draws</w:delText>
        </w:r>
      </w:del>
      <w:ins w:id="2718" w:author="Claude" w:date="2026-09-24T12:00:00Z">
        <w:r>
          <w:t xml:space="preserve">shows</w:t>
        </w:r>
      </w:ins>
      <w:r>
        <w:t xml:space="preserve"> one of </w:t>
      </w:r>
      <w:del w:id="2719" w:author="Claude" w:date="2026-09-24T12:00:00Z">
        <w:r>
          <w:delText xml:space="preserve">those</w:delText>
        </w:r>
      </w:del>
      <w:ins w:id="2720" w:author="Claude" w:date="2026-09-24T12:00:00Z">
        <w:r>
          <w:t xml:space="preserve">these</w:t>
        </w:r>
      </w:ins>
      <w:r>
        <w:t xml:space="preserve"> </w:t>
      </w:r>
      <w:del w:id="2721" w:author="Claude" w:date="2026-09-24T12:00:00Z">
        <w:r>
          <w:delText xml:space="preserve">pairings</w:delText>
        </w:r>
      </w:del>
      <w:ins w:id="2722" w:author="Claude" w:date="2026-09-24T12:00:00Z">
        <w:r>
          <w:t xml:space="preserve">pairs</w:t>
        </w:r>
      </w:ins>
      <w:r>
        <w:t xml:space="preserve">, class-weighted BERT against Gemini 3.1 Flash-Lite on FR/NFR, where the two </w:t>
      </w:r>
      <w:ins w:id="2723" w:author="Claude" w:date="2026-09-24T12:00:00Z">
        <w:r>
          <w:t xml:space="preserve">cost lines </w:t>
        </w:r>
      </w:ins>
      <w:r>
        <w:t xml:space="preserve">cross at 328 requirements. </w:t>
      </w:r>
      <w:del w:id="2724" w:author="Claude" w:date="2026-09-24T12:00:00Z">
        <w:r>
          <w:delText xml:space="preserve">Beyond</w:delText>
        </w:r>
      </w:del>
      <w:ins w:id="2725" w:author="Claude" w:date="2026-09-24T12:00:00Z">
        <w:r>
          <w:t xml:space="preserve">Above</w:t>
        </w:r>
      </w:ins>
      <w:r>
        <w:t xml:space="preserve"> 515 requirements</w:t>
      </w:r>
      <w:del w:id="2726" w:author="Claude" w:date="2026-09-24T12:00:00Z">
        <w:r>
          <w:delText xml:space="preserve"> —</w:delText>
        </w:r>
      </w:del>
      <w:ins w:id="2727" w:author="Claude" w:date="2026-09-24T12:00:00Z">
        <w:r>
          <w:t xml:space="preserve">,</w:t>
        </w:r>
      </w:ins>
      <w:r>
        <w:t xml:space="preserve"> the largest break-even </w:t>
      </w:r>
      <w:ins w:id="2728" w:author="Claude" w:date="2026-09-24T12:00:00Z">
        <w:r>
          <w:t xml:space="preserve">volume </w:t>
        </w:r>
      </w:ins>
      <w:r>
        <w:t xml:space="preserve">we </w:t>
      </w:r>
      <w:del w:id="2729" w:author="Claude" w:date="2026-09-24T12:00:00Z">
        <w:r>
          <w:delText xml:space="preserve">measured —</w:delText>
        </w:r>
      </w:del>
      <w:ins w:id="2730" w:author="Claude" w:date="2026-09-24T12:00:00Z">
        <w:r>
          <w:t xml:space="preserve">observed,</w:t>
        </w:r>
      </w:ins>
      <w:r>
        <w:t xml:space="preserve"> the encoder </w:t>
      </w:r>
      <w:del w:id="2731" w:author="Claude" w:date="2026-09-24T12:00:00Z">
        <w:r>
          <w:delText xml:space="preserve">was</w:delText>
        </w:r>
      </w:del>
      <w:ins w:id="2732" w:author="Claude" w:date="2026-09-24T12:00:00Z">
        <w:r>
          <w:t xml:space="preserve">is</w:t>
        </w:r>
      </w:ins>
      <w:r>
        <w:t xml:space="preserve"> cheaper in every </w:t>
      </w:r>
      <w:del w:id="2733" w:author="Claude" w:date="2026-09-24T12:00:00Z">
        <w:r>
          <w:delText xml:space="preserve">pairing</w:delText>
        </w:r>
      </w:del>
      <w:ins w:id="2734" w:author="Claude" w:date="2026-09-24T12:00:00Z">
        <w:r>
          <w:t xml:space="preserve">pair</w:t>
        </w:r>
      </w:ins>
      <w:r>
        <w:t xml:space="preserve">. At 10,000 requirements</w:t>
      </w:r>
      <w:ins w:id="2735" w:author="Claude" w:date="2026-09-24T12:00:00Z">
        <w:r>
          <w:t xml:space="preserve">,</w:t>
        </w:r>
      </w:ins>
      <w:r>
        <w:t xml:space="preserve"> the median </w:t>
      </w:r>
      <w:del w:id="2736" w:author="Claude" w:date="2026-09-24T12:00:00Z">
        <w:r>
          <w:delText xml:space="preserve">totals</w:delText>
        </w:r>
      </w:del>
      <w:ins w:id="2737" w:author="Claude" w:date="2026-09-24T12:00:00Z">
        <w:r>
          <w:t xml:space="preserve">total</w:t>
        </w:r>
      </w:ins>
      <w:r>
        <w:t xml:space="preserve"> </w:t>
      </w:r>
      <w:del w:id="2738" w:author="Claude" w:date="2026-09-24T12:00:00Z">
        <w:r>
          <w:delText xml:space="preserve">are</w:delText>
        </w:r>
      </w:del>
      <w:ins w:id="2739" w:author="Claude" w:date="2026-09-24T12:00:00Z">
        <w:r>
          <w:t xml:space="preserve">cost is</w:t>
        </w:r>
      </w:ins>
      <w:r>
        <w:t xml:space="preserve"> $0.03 for the encoder, </w:t>
      </w:r>
      <w:ins w:id="2740" w:author="Claude" w:date="2026-09-24T12:00:00Z">
        <w:r>
          <w:t xml:space="preserve">including </w:t>
        </w:r>
      </w:ins>
      <w:r>
        <w:t xml:space="preserve">its one-off training</w:t>
      </w:r>
      <w:del w:id="2741" w:author="Claude" w:date="2026-09-24T12:00:00Z">
        <w:r>
          <w:delText xml:space="preserve"> included</w:delText>
        </w:r>
      </w:del>
      <w:r>
        <w:t xml:space="preserve">, and $0.26 for the commercial API. Within </w:t>
      </w:r>
      <w:del w:id="2742" w:author="Claude" w:date="2026-09-24T12:00:00Z">
        <w:r>
          <w:delText xml:space="preserve">its own</w:delText>
        </w:r>
      </w:del>
      <w:ins w:id="2743" w:author="Claude" w:date="2026-09-24T12:00:00Z">
        <w:r>
          <w:t xml:space="preserve">each</w:t>
        </w:r>
      </w:ins>
      <w:r>
        <w:t xml:space="preserve"> task and corpus, 7 of the reported cells are </w:t>
      </w:r>
      <w:del w:id="2744" w:author="Claude" w:date="2026-09-24T12:00:00Z">
        <w:r>
          <w:delText xml:space="preserve">beaten</w:delText>
        </w:r>
      </w:del>
      <w:ins w:id="2745" w:author="Claude" w:date="2026-09-24T12:00:00Z">
        <w:r>
          <w:t xml:space="preserve">Pareto-optimal,</w:t>
        </w:r>
      </w:ins>
      <w:r>
        <w:t xml:space="preserve"> </w:t>
      </w:r>
      <w:del w:id="2746" w:author="Claude" w:date="2026-09-24T12:00:00Z">
        <w:r>
          <w:delText xml:space="preserve">on</w:delText>
        </w:r>
      </w:del>
      <w:ins w:id="2747" w:author="Claude" w:date="2026-09-24T12:00:00Z">
        <w:r>
          <w:t xml:space="preserve">meaning</w:t>
        </w:r>
      </w:ins>
      <w:r>
        <w:t xml:space="preserve"> </w:t>
      </w:r>
      <w:del w:id="2748" w:author="Claude" w:date="2026-09-24T12:00:00Z">
        <w:r>
          <w:delText xml:space="preserve">neither</w:delText>
        </w:r>
      </w:del>
      <w:ins w:id="2749" w:author="Claude" w:date="2026-09-24T12:00:00Z">
        <w:r>
          <w:t xml:space="preserve">that no other cell has both a higher</w:t>
        </w:r>
      </w:ins>
      <w:r>
        <w:t xml:space="preserve"> macro-F1 </w:t>
      </w:r>
      <w:del w:id="2750" w:author="Claude" w:date="2026-09-24T12:00:00Z">
        <w:r>
          <w:delText xml:space="preserve">nor</w:delText>
        </w:r>
      </w:del>
      <w:ins w:id="2751" w:author="Claude" w:date="2026-09-24T12:00:00Z">
        <w:r>
          <w:t xml:space="preserve">and a lower</w:t>
        </w:r>
      </w:ins>
      <w:r>
        <w:t xml:space="preserve"> cost</w:t>
      </w:r>
      <w:del w:id="2752" w:author="Claude" w:date="2026-09-24T12:00:00Z">
        <w:r>
          <w:delText xml:space="preserve">,</w:delText>
        </w:r>
      </w:del>
      <w:ins w:id="2753" w:author="Claude" w:date="2026-09-24T12:00:00Z">
        <w:r>
          <w:t xml:space="preserve">.</w:t>
        </w:r>
      </w:ins>
      <w:r>
        <w:t xml:space="preserve"> </w:t>
      </w:r>
      <w:del w:id="2754" w:author="Claude" w:date="2026-09-24T12:00:00Z">
        <w:r>
          <w:delText xml:space="preserve">and</w:delText>
        </w:r>
      </w:del>
      <w:ins w:id="2755" w:author="Claude" w:date="2026-09-24T12:00:00Z">
        <w:r>
          <w:t xml:space="preserve">Six</w:t>
        </w:r>
      </w:ins>
      <w:r>
        <w:t xml:space="preserve"> </w:t>
      </w:r>
      <w:del w:id="2756" w:author="Claude" w:date="2026-09-24T12:00:00Z">
        <w:r>
          <w:delText xml:space="preserve">6</w:delText>
        </w:r>
      </w:del>
      <w:ins w:id="2757" w:author="Claude" w:date="2026-09-24T12:00:00Z">
        <w:r>
          <w:t xml:space="preserve">of them</w:t>
        </w:r>
      </w:ins>
      <w:r>
        <w:t xml:space="preserve"> are encoders; the </w:t>
      </w:r>
      <w:del w:id="2758" w:author="Claude" w:date="2026-09-24T12:00:00Z">
        <w:r>
          <w:delText xml:space="preserve">one</w:delText>
        </w:r>
      </w:del>
      <w:ins w:id="2759" w:author="Claude" w:date="2026-09-24T12:00:00Z">
        <w:r>
          <w:t xml:space="preserve">only</w:t>
        </w:r>
      </w:ins>
      <w:r>
        <w:t xml:space="preserve"> prompted </w:t>
      </w:r>
      <w:del w:id="2760" w:author="Claude" w:date="2026-09-24T12:00:00Z">
        <w:r>
          <w:delText xml:space="preserve">exception</w:delText>
        </w:r>
      </w:del>
      <w:ins w:id="2761" w:author="Claude" w:date="2026-09-24T12:00:00Z">
        <w:r>
          <w:t xml:space="preserve">one</w:t>
        </w:r>
      </w:ins>
      <w:r>
        <w:t xml:space="preserve"> is</w:t>
      </w:r>
      <w:ins w:id="2762" w:author="Claude" w:date="2026-09-24T12:00:00Z">
        <w:r>
          <w:t xml:space="preserve"> the</w:t>
        </w:r>
      </w:ins>
      <w:r>
        <w:t xml:space="preserve"> 4-bit Qwen2.5-7B on SecReq security, the </w:t>
      </w:r>
      <w:del w:id="2763" w:author="Claude" w:date="2026-09-24T12:00:00Z">
        <w:r>
          <w:delText xml:space="preserve">single</w:delText>
        </w:r>
      </w:del>
      <w:ins w:id="2764" w:author="Claude" w:date="2026-09-24T12:00:00Z">
        <w:r>
          <w:t xml:space="preserve">one</w:t>
        </w:r>
      </w:ins>
      <w:r>
        <w:t xml:space="preserve"> column </w:t>
      </w:r>
      <w:del w:id="2765" w:author="Claude" w:date="2026-09-24T12:00:00Z">
        <w:r>
          <w:delText xml:space="preserve">in which</w:delText>
        </w:r>
      </w:del>
      <w:ins w:id="2766" w:author="Claude" w:date="2026-09-24T12:00:00Z">
        <w:r>
          <w:t xml:space="preserve">where</w:t>
        </w:r>
      </w:ins>
      <w:r>
        <w:t xml:space="preserve"> a prompted model already leads in-domain. </w:t>
      </w:r>
      <w:del w:id="2767" w:author="Claude" w:date="2026-09-24T12:00:00Z">
        <w:r>
          <w:delText xml:space="preserve">Computation</w:delText>
        </w:r>
      </w:del>
      <w:ins w:id="2768" w:author="Claude" w:date="2026-09-24T12:00:00Z">
        <w:r>
          <w:t xml:space="preserve">These</w:t>
        </w:r>
      </w:ins>
      <w:r>
        <w:t xml:space="preserve"> </w:t>
      </w:r>
      <w:del w:id="2769" w:author="Claude" w:date="2026-09-24T12:00:00Z">
        <w:r>
          <w:delText xml:space="preserve">alone</w:delText>
        </w:r>
      </w:del>
      <w:ins w:id="2770" w:author="Claude" w:date="2026-09-24T12:00:00Z">
        <w:r>
          <w:t xml:space="preserve">figures</w:t>
        </w:r>
      </w:ins>
      <w:r>
        <w:t xml:space="preserve"> </w:t>
      </w:r>
      <w:del w:id="2771" w:author="Claude" w:date="2026-09-24T12:00:00Z">
        <w:r>
          <w:delText xml:space="preserve">is</w:delText>
        </w:r>
      </w:del>
      <w:ins w:id="2772" w:author="Claude" w:date="2026-09-24T12:00:00Z">
        <w:r>
          <w:t xml:space="preserve">cover</w:t>
        </w:r>
      </w:ins>
      <w:r>
        <w:t xml:space="preserve"> </w:t>
      </w:r>
      <w:del w:id="2773" w:author="Claude" w:date="2026-09-24T12:00:00Z">
        <w:r>
          <w:delText xml:space="preserve">priced:</w:delText>
        </w:r>
      </w:del>
      <w:ins w:id="2774" w:author="Claude" w:date="2026-09-24T12:00:00Z">
        <w:r>
          <w:t xml:space="preserve">computation</w:t>
        </w:r>
      </w:ins>
      <w:r>
        <w:t xml:space="preserve"> </w:t>
      </w:r>
      <w:del w:id="2775" w:author="Claude" w:date="2026-09-24T12:00:00Z">
        <w:r>
          <w:delText xml:space="preserve">labelling</w:delText>
        </w:r>
      </w:del>
      <w:ins w:id="2776" w:author="Claude" w:date="2026-09-24T12:00:00Z">
        <w:r>
          <w:t xml:space="preserve">only. The cost of labeling</w:t>
        </w:r>
      </w:ins>
      <w:r>
        <w:t xml:space="preserve"> a few hundred requirements, which only the encoder </w:t>
      </w:r>
      <w:del w:id="2777" w:author="Claude" w:date="2026-09-24T12:00:00Z">
        <w:r>
          <w:delText xml:space="preserve">route</w:delText>
        </w:r>
      </w:del>
      <w:ins w:id="2778" w:author="Claude" w:date="2026-09-24T12:00:00Z">
        <w:r>
          <w:t xml:space="preserve">approach</w:t>
        </w:r>
      </w:ins>
      <w:r>
        <w:t xml:space="preserve"> needs, </w:t>
      </w:r>
      <w:del w:id="2779" w:author="Claude" w:date="2026-09-24T12:00:00Z">
        <w:r>
          <w:delText xml:space="preserve">lies</w:delText>
        </w:r>
      </w:del>
      <w:ins w:id="2780" w:author="Claude" w:date="2026-09-24T12:00:00Z">
        <w:r>
          <w:t xml:space="preserve">is</w:t>
        </w:r>
      </w:ins>
      <w:r>
        <w:t xml:space="preserve"> </w:t>
      </w:r>
      <w:del w:id="2781" w:author="Claude" w:date="2026-09-24T12:00:00Z">
        <w:r>
          <w:delText xml:space="preserve">outside</w:delText>
        </w:r>
      </w:del>
      <w:ins w:id="2782" w:author="Claude" w:date="2026-09-24T12:00:00Z">
        <w:r>
          <w:t xml:space="preserve">not</w:t>
        </w:r>
      </w:ins>
      <w:r>
        <w:t xml:space="preserve"> </w:t>
      </w:r>
      <w:del w:id="2783" w:author="Claude" w:date="2026-09-24T12:00:00Z">
        <w:r>
          <w:delText xml:space="preserve">the model</w:delText>
        </w:r>
      </w:del>
      <w:ins w:id="2784" w:author="Claude" w:date="2026-09-24T12:00:00Z">
        <w:r>
          <w:t xml:space="preserve">included,</w:t>
        </w:r>
      </w:ins>
      <w:r>
        <w:t xml:space="preserve"> and </w:t>
      </w:r>
      <w:del w:id="2785" w:author="Claude" w:date="2026-09-24T12:00:00Z">
        <w:r>
          <w:delText xml:space="preserve">favours</w:delText>
        </w:r>
      </w:del>
      <w:ins w:id="2786" w:author="Claude" w:date="2026-09-24T12:00:00Z">
        <w:r>
          <w:t xml:space="preserve">it favors</w:t>
        </w:r>
      </w:ins>
      <w:r>
        <w:t xml:space="preserve"> prompting.</w:t>
      </w:r>
    </w:p>
    <w:p w14:paraId="2CB1574C" w14:textId="77777777" w:rsidR="006B5908" w:rsidRDefault="00000000">
      <w:pPr>
        <w:pStyle w:val="BodyText"/>
      </w:pPr>
      <w:del w:id="2787" w:author="Claude" w:date="2026-09-24T12:00:00Z">
        <w:r>
          <w:delText xml:space="preserve">Taken together, these three results answer more than their own research questions. </w:delText>
        </w:r>
        <w:r>
          <w:rPr>
            <w:b/>
          </w:rPr>
          <w:delText xml:space="preserve">Generalizability</w:delText>
        </w:r>
      </w:del>
      <w:ins w:id="2788" w:author="Claude" w:date="2026-09-24T12:00:00Z">
        <w:r>
          <w:rPr>
            <w:b/>
          </w:rPr>
          <w:t xml:space="preserve">Implications for evaluation</w:t>
        </w:r>
      </w:ins>
      <w:r>
        <w:rPr>
          <w:b/>
        </w:rPr>
        <w:t xml:space="preserve">. </w:t>
      </w:r>
      <w:r>
        <w:t xml:space="preserve">The</w:t>
      </w:r>
      <w:ins w:id="2789" w:author="Claude" w:date="2026-09-24T12:00:00Z">
        <w:r>
          <w:t xml:space="preserve"> main</w:t>
        </w:r>
      </w:ins>
      <w:r>
        <w:t xml:space="preserve"> finding is </w:t>
      </w:r>
      <w:del w:id="2790" w:author="Claude" w:date="2026-09-24T12:00:00Z">
        <w:r>
          <w:delText xml:space="preserve">not that one family wins, but </w:delText>
        </w:r>
      </w:del>
      <w:r>
        <w:t xml:space="preserve">that the </w:t>
      </w:r>
      <w:del w:id="2791" w:author="Claude" w:date="2026-09-24T12:00:00Z">
        <w:r>
          <w:delText xml:space="preserve">ordering</w:delText>
        </w:r>
      </w:del>
      <w:ins w:id="2792" w:author="Claude" w:date="2026-09-24T12:00:00Z">
        <w:r>
          <w:t xml:space="preserve">ranking of the two families</w:t>
        </w:r>
      </w:ins>
      <w:r>
        <w:t xml:space="preserve"> reverses between two </w:t>
      </w:r>
      <w:del w:id="2793" w:author="Claude" w:date="2026-09-24T12:00:00Z">
        <w:r>
          <w:delText xml:space="preserve">protocols</w:delText>
        </w:r>
      </w:del>
      <w:ins w:id="2794" w:author="Claude" w:date="2026-09-24T12:00:00Z">
        <w:r>
          <w:t xml:space="preserve">evaluation settings that</w:t>
        </w:r>
      </w:ins>
      <w:r>
        <w:t xml:space="preserve"> the literature treats as interchangeable, </w:t>
      </w:r>
      <w:del w:id="2795" w:author="Claude" w:date="2026-09-24T12:00:00Z">
        <w:r>
          <w:delText xml:space="preserve">with</w:delText>
        </w:r>
      </w:del>
      <w:ins w:id="2796" w:author="Claude" w:date="2026-09-24T12:00:00Z">
        <w:r>
          <w:t xml:space="preserve">even though</w:t>
        </w:r>
      </w:ins>
      <w:r>
        <w:t xml:space="preserve"> both families </w:t>
      </w:r>
      <w:del w:id="2797" w:author="Claude" w:date="2026-09-24T12:00:00Z">
        <w:r>
          <w:delText xml:space="preserve">scoring</w:delText>
        </w:r>
      </w:del>
      <w:ins w:id="2798" w:author="Claude" w:date="2026-09-24T12:00:00Z">
        <w:r>
          <w:t xml:space="preserve">are scored on</w:t>
        </w:r>
      </w:ins>
      <w:r>
        <w:t xml:space="preserve"> the same items </w:t>
      </w:r>
      <w:del w:id="2799" w:author="Claude" w:date="2026-09-24T12:00:00Z">
        <w:r>
          <w:delText xml:space="preserve">under</w:delText>
        </w:r>
      </w:del>
      <w:ins w:id="2800" w:author="Claude" w:date="2026-09-24T12:00:00Z">
        <w:r>
          <w:t xml:space="preserve">with</w:t>
        </w:r>
      </w:ins>
      <w:r>
        <w:t xml:space="preserve"> </w:t>
      </w:r>
      <w:del w:id="2801" w:author="Claude" w:date="2026-09-24T12:00:00Z">
        <w:r>
          <w:delText xml:space="preserve">one</w:delText>
        </w:r>
      </w:del>
      <w:ins w:id="2802" w:author="Claude" w:date="2026-09-24T12:00:00Z">
        <w:r>
          <w:t xml:space="preserve">the</w:t>
        </w:r>
      </w:ins>
      <w:r>
        <w:t xml:space="preserve"> </w:t>
      </w:r>
      <w:del w:id="2803" w:author="Claude" w:date="2026-09-24T12:00:00Z">
        <w:r>
          <w:delText xml:space="preserve">label</w:delText>
        </w:r>
      </w:del>
      <w:ins w:id="2804" w:author="Claude" w:date="2026-09-24T12:00:00Z">
        <w:r>
          <w:t xml:space="preserve">same</w:t>
        </w:r>
      </w:ins>
      <w:r>
        <w:t xml:space="preserve"> </w:t>
      </w:r>
      <w:del w:id="2805" w:author="Claude" w:date="2026-09-24T12:00:00Z">
        <w:r>
          <w:delText xml:space="preserve">vocabulary</w:delText>
        </w:r>
      </w:del>
      <w:ins w:id="2806" w:author="Claude" w:date="2026-09-24T12:00:00Z">
        <w:r>
          <w:t xml:space="preserve">labels</w:t>
        </w:r>
      </w:ins>
      <w:r>
        <w:t xml:space="preserve"> and </w:t>
      </w:r>
      <w:del w:id="2807" w:author="Claude" w:date="2026-09-24T12:00:00Z">
        <w:r>
          <w:delText xml:space="preserve">one</w:delText>
        </w:r>
      </w:del>
      <w:ins w:id="2808" w:author="Claude" w:date="2026-09-24T12:00:00Z">
        <w:r>
          <w:t xml:space="preserve">scoring</w:t>
        </w:r>
      </w:ins>
      <w:r>
        <w:t xml:space="preserve"> </w:t>
      </w:r>
      <w:del w:id="2809" w:author="Claude" w:date="2026-09-24T12:00:00Z">
        <w:r>
          <w:delText xml:space="preserve">scorer</w:delText>
        </w:r>
      </w:del>
      <w:ins w:id="2810" w:author="Claude" w:date="2026-09-24T12:00:00Z">
        <w:r>
          <w:t xml:space="preserve">rule</w:t>
        </w:r>
      </w:ins>
      <w:r>
        <w:t xml:space="preserve">. </w:t>
      </w:r>
      <w:del w:id="2811" w:author="Claude" w:date="2026-09-24T12:00:00Z">
        <w:r>
          <w:delText xml:space="preserve">Three</w:delText>
        </w:r>
      </w:del>
      <w:ins w:id="2812" w:author="Claude" w:date="2026-09-24T12:00:00Z">
        <w:r>
          <w:t xml:space="preserve">This has three</w:t>
        </w:r>
      </w:ins>
      <w:r>
        <w:t xml:space="preserve"> implications</w:t>
      </w:r>
      <w:del w:id="2813" w:author="Claude" w:date="2026-09-24T12:00:00Z">
        <w:r>
          <w:delText xml:space="preserve"> follow</w:delText>
        </w:r>
      </w:del>
      <w:r>
        <w:t xml:space="preserve">. 1) </w:t>
      </w:r>
      <w:del w:id="2814" w:author="Claude" w:date="2026-09-24T12:00:00Z">
        <w:r>
          <w:delText xml:space="preserve">The</w:delText>
        </w:r>
      </w:del>
      <w:ins w:id="2815" w:author="Claude" w:date="2026-09-24T12:00:00Z">
        <w:r>
          <w:t xml:space="preserve">Reported results should state the</w:t>
        </w:r>
      </w:ins>
      <w:r>
        <w:t xml:space="preserve"> evaluation </w:t>
      </w:r>
      <w:del w:id="2816" w:author="Claude" w:date="2026-09-24T12:00:00Z">
        <w:r>
          <w:delText xml:space="preserve">regime</w:delText>
        </w:r>
      </w:del>
      <w:ins w:id="2817" w:author="Claude" w:date="2026-09-24T12:00:00Z">
        <w:r>
          <w:t xml:space="preserve">setting</w:t>
        </w:r>
      </w:ins>
      <w:r>
        <w:t xml:space="preserve"> </w:t>
      </w:r>
      <w:del w:id="2818" w:author="Claude" w:date="2026-09-24T12:00:00Z">
        <w:r>
          <w:delText xml:space="preserve">belongs</w:delText>
        </w:r>
      </w:del>
      <w:ins w:id="2819" w:author="Claude" w:date="2026-09-24T12:00:00Z">
        <w:r>
          <w:t xml:space="preserve">together</w:t>
        </w:r>
      </w:ins>
      <w:r>
        <w:t xml:space="preserve"> </w:t>
      </w:r>
      <w:del w:id="2820" w:author="Claude" w:date="2026-09-24T12:00:00Z">
        <w:r>
          <w:delText xml:space="preserve">in the claim, next to</w:delText>
        </w:r>
      </w:del>
      <w:ins w:id="2821" w:author="Claude" w:date="2026-09-24T12:00:00Z">
        <w:r>
          <w:t xml:space="preserve">with</w:t>
        </w:r>
      </w:ins>
      <w:r>
        <w:t xml:space="preserve"> the metric. 2) </w:t>
      </w:r>
      <w:del w:id="2822" w:author="Claude" w:date="2026-09-24T12:00:00Z">
        <w:r>
          <w:delText xml:space="preserve">Generalization</w:delText>
        </w:r>
      </w:del>
      <w:ins w:id="2823" w:author="Claude" w:date="2026-09-24T12:00:00Z">
        <w:r>
          <w:t xml:space="preserve">The term generalization</w:t>
        </w:r>
      </w:ins>
      <w:r>
        <w:t xml:space="preserve"> should </w:t>
      </w:r>
      <w:del w:id="2824" w:author="Claude" w:date="2026-09-24T12:00:00Z">
        <w:r>
          <w:delText xml:space="preserve">denote</w:delText>
        </w:r>
      </w:del>
      <w:ins w:id="2825" w:author="Claude" w:date="2026-09-24T12:00:00Z">
        <w:r>
          <w:t xml:space="preserve">refer to</w:t>
        </w:r>
      </w:ins>
      <w:r>
        <w:t xml:space="preserve"> held-out projects or an independently annotated corpus</w:t>
      </w:r>
      <w:del w:id="2826" w:author="Claude" w:date="2026-09-24T12:00:00Z">
        <w:r>
          <w:delText xml:space="preserve">,</w:delText>
        </w:r>
      </w:del>
      <w:r>
        <w:t xml:space="preserve"> </w:t>
      </w:r>
      <w:del w:id="2827" w:author="Claude" w:date="2026-09-24T12:00:00Z">
        <w:r>
          <w:delText xml:space="preserve">not</w:delText>
        </w:r>
      </w:del>
      <w:ins w:id="2828" w:author="Claude" w:date="2026-09-24T12:00:00Z">
        <w:r>
          <w:t xml:space="preserve">rather than to</w:t>
        </w:r>
      </w:ins>
      <w:r>
        <w:t xml:space="preserve"> cross-task transfer within one dataset [7]. 3) The mechanism </w:t>
      </w:r>
      <w:del w:id="2829" w:author="Claude" w:date="2026-09-24T12:00:00Z">
        <w:r>
          <w:delText xml:space="preserve">is</w:delText>
        </w:r>
      </w:del>
      <w:ins w:id="2830" w:author="Claude" w:date="2026-09-24T12:00:00Z">
        <w:r>
          <w:t xml:space="preserve">can</w:t>
        </w:r>
      </w:ins>
      <w:r>
        <w:t xml:space="preserve"> </w:t>
      </w:r>
      <w:del w:id="2831" w:author="Claude" w:date="2026-09-24T12:00:00Z">
        <w:r>
          <w:delText xml:space="preserve">testable</w:delText>
        </w:r>
      </w:del>
      <w:ins w:id="2832" w:author="Claude" w:date="2026-09-24T12:00:00Z">
        <w:r>
          <w:t xml:space="preserve">be checked</w:t>
        </w:r>
      </w:ins>
      <w:r>
        <w:t xml:space="preserve"> on any new corpus pair without re-running these models</w:t>
      </w:r>
      <w:del w:id="2833" w:author="Claude" w:date="2026-09-24T12:00:00Z">
        <w:r>
          <w:delText xml:space="preserve">:</w:delText>
        </w:r>
      </w:del>
      <w:ins w:id="2834" w:author="Claude" w:date="2026-09-24T12:00:00Z">
        <w:r>
          <w:t xml:space="preserve">,</w:t>
        </w:r>
      </w:ins>
      <w:r>
        <w:t xml:space="preserve"> </w:t>
      </w:r>
      <w:del w:id="2835" w:author="Claude" w:date="2026-09-24T12:00:00Z">
        <w:r>
          <w:delText xml:space="preserve">compare</w:delText>
        </w:r>
      </w:del>
      <w:ins w:id="2836" w:author="Claude" w:date="2026-09-24T12:00:00Z">
        <w:r>
          <w:t xml:space="preserve">by comparing</w:t>
        </w:r>
      </w:ins>
      <w:r>
        <w:t xml:space="preserve"> a model</w:t>
      </w:r>
      <w:del w:id="2837" w:author="Claude" w:date="2026-09-24T12:00:00Z">
        <w:r>
          <w:delText xml:space="preserve">'</w:delText>
        </w:r>
      </w:del>
      <w:ins w:id="2838" w:author="Claude" w:date="2026-09-24T12:00:00Z">
        <w:r>
          <w:t xml:space="preserve">’</w:t>
        </w:r>
      </w:ins>
      <w:r>
        <w:t xml:space="preserve">s predicted share of the rare class </w:t>
      </w:r>
      <w:del w:id="2839" w:author="Claude" w:date="2026-09-24T12:00:00Z">
        <w:r>
          <w:delText xml:space="preserve">against</w:delText>
        </w:r>
      </w:del>
      <w:ins w:id="2840" w:author="Claude" w:date="2026-09-24T12:00:00Z">
        <w:r>
          <w:t xml:space="preserve">with</w:t>
        </w:r>
      </w:ins>
      <w:r>
        <w:t xml:space="preserve"> its true prevalence in the target data. </w:t>
      </w:r>
      <w:del w:id="2841" w:author="Claude" w:date="2026-09-24T12:00:00Z">
        <w:r>
          <w:delText xml:space="preserve">The</w:delText>
        </w:r>
      </w:del>
      <w:ins w:id="2842" w:author="Claude" w:date="2026-09-24T12:00:00Z">
        <w:r>
          <w:t xml:space="preserve">Since the</w:t>
        </w:r>
      </w:ins>
      <w:r>
        <w:t xml:space="preserve"> cross-dataset </w:t>
      </w:r>
      <w:del w:id="2843" w:author="Claude" w:date="2026-09-24T12:00:00Z">
        <w:r>
          <w:delText xml:space="preserve">contrast</w:delText>
        </w:r>
      </w:del>
      <w:ins w:id="2844" w:author="Claude" w:date="2026-09-24T12:00:00Z">
        <w:r>
          <w:t xml:space="preserve">comparison</w:t>
        </w:r>
      </w:ins>
      <w:r>
        <w:t xml:space="preserve"> </w:t>
      </w:r>
      <w:del w:id="2845" w:author="Claude" w:date="2026-09-24T12:00:00Z">
        <w:r>
          <w:delText xml:space="preserve">rests on</w:delText>
        </w:r>
      </w:del>
      <w:ins w:id="2846" w:author="Claude" w:date="2026-09-24T12:00:00Z">
        <w:r>
          <w:t xml:space="preserve">covers</w:t>
        </w:r>
      </w:ins>
      <w:r>
        <w:t xml:space="preserve"> one corpus pair, one task (security) and one language, </w:t>
      </w:r>
      <w:del w:id="2847" w:author="Claude" w:date="2026-09-24T12:00:00Z">
        <w:r>
          <w:delText xml:space="preserve">so </w:delText>
        </w:r>
      </w:del>
      <w:r>
        <w:t xml:space="preserve">the study </w:t>
      </w:r>
      <w:del w:id="2848" w:author="Claude" w:date="2026-09-24T12:00:00Z">
        <w:r>
          <w:delText xml:space="preserve">establishes</w:delText>
        </w:r>
      </w:del>
      <w:ins w:id="2849" w:author="Claude" w:date="2026-09-24T12:00:00Z">
        <w:r>
          <w:t xml:space="preserve">shows</w:t>
        </w:r>
      </w:ins>
      <w:r>
        <w:t xml:space="preserve"> that the reversal occurs and </w:t>
      </w:r>
      <w:del w:id="2850" w:author="Claude" w:date="2026-09-24T12:00:00Z">
        <w:r>
          <w:delText xml:space="preserve">is</w:delText>
        </w:r>
      </w:del>
      <w:ins w:id="2851" w:author="Claude" w:date="2026-09-24T12:00:00Z">
        <w:r>
          <w:t xml:space="preserve">can be</w:t>
        </w:r>
      </w:ins>
      <w:r>
        <w:t xml:space="preserve"> large,</w:t>
      </w:r>
      <w:ins w:id="2852" w:author="Claude" w:date="2026-09-24T12:00:00Z">
        <w:r>
          <w:t xml:space="preserve"> but</w:t>
        </w:r>
      </w:ins>
      <w:r>
        <w:t xml:space="preserve"> not how often</w:t>
      </w:r>
      <w:ins w:id="2853" w:author="Claude" w:date="2026-09-24T12:00:00Z">
        <w:r>
          <w:t xml:space="preserve"> it occurs</w:t>
        </w:r>
      </w:ins>
      <w:r>
        <w:t xml:space="preserve">.</w:t>
      </w:r>
    </w:p>
    <w:p w14:paraId="2A6ED0BC" w14:textId="77777777" w:rsidR="006B5908" w:rsidRDefault="00000000">
      <w:pPr>
        <w:pStyle w:val="BodyText"/>
      </w:pPr>
      <w:del w:id="2854" w:author="Claude" w:date="2026-09-24T12:00:00Z">
        <w:r>
          <w:rPr>
            <w:b/>
          </w:rPr>
          <w:delText xml:space="preserve">Score</w:delText>
        </w:r>
      </w:del>
      <w:ins w:id="2855" w:author="Claude" w:date="2026-09-24T12:00:00Z">
        <w:r>
          <w:rPr>
            <w:b/>
          </w:rPr>
          <w:t xml:space="preserve">Practical</w:t>
        </w:r>
      </w:ins>
      <w:r>
        <w:rPr>
          <w:b/>
        </w:rPr>
        <w:t xml:space="preserve"> </w:t>
      </w:r>
      <w:del w:id="2856" w:author="Claude" w:date="2026-09-24T12:00:00Z">
        <w:r>
          <w:rPr>
            <w:b/>
          </w:rPr>
          <w:delText xml:space="preserve">and cost in practice</w:delText>
        </w:r>
      </w:del>
      <w:ins w:id="2857" w:author="Claude" w:date="2026-09-24T12:00:00Z">
        <w:r>
          <w:rPr>
            <w:b/>
          </w:rPr>
          <w:t xml:space="preserve">guidance</w:t>
        </w:r>
      </w:ins>
      <w:r>
        <w:rPr>
          <w:b/>
        </w:rPr>
        <w:t xml:space="preserve">. </w:t>
      </w:r>
      <w:del w:id="2858" w:author="Claude" w:date="2026-09-24T12:00:00Z">
        <w:r>
          <w:delText xml:space="preserve">Selection</w:delText>
        </w:r>
      </w:del>
      <w:ins w:id="2859" w:author="Claude" w:date="2026-09-24T12:00:00Z">
        <w:r>
          <w:t xml:space="preserve">The</w:t>
        </w:r>
      </w:ins>
      <w:r>
        <w:t xml:space="preserve"> </w:t>
      </w:r>
      <w:del w:id="2860" w:author="Claude" w:date="2026-09-24T12:00:00Z">
        <w:r>
          <w:delText xml:space="preserve">follows</w:delText>
        </w:r>
      </w:del>
      <w:ins w:id="2861" w:author="Claude" w:date="2026-09-24T12:00:00Z">
        <w:r>
          <w:t xml:space="preserve">choice between the two approaches should depend on</w:t>
        </w:r>
      </w:ins>
      <w:r>
        <w:t xml:space="preserve"> the data situation</w:t>
      </w:r>
      <w:del w:id="2862" w:author="Claude" w:date="2026-09-24T12:00:00Z">
        <w:r>
          <w:delText xml:space="preserve">,</w:delText>
        </w:r>
      </w:del>
      <w:r>
        <w:t xml:space="preserve"> </w:t>
      </w:r>
      <w:del w:id="2863" w:author="Claude" w:date="2026-09-24T12:00:00Z">
        <w:r>
          <w:delText xml:space="preserve">not</w:delText>
        </w:r>
      </w:del>
      <w:ins w:id="2864" w:author="Claude" w:date="2026-09-24T12:00:00Z">
        <w:r>
          <w:t xml:space="preserve">more than on</w:t>
        </w:r>
      </w:ins>
      <w:r>
        <w:t xml:space="preserve"> model size. </w:t>
      </w:r>
      <w:del w:id="2865" w:author="Claude" w:date="2026-09-24T12:00:00Z">
        <w:r>
          <w:delText xml:space="preserve">With</w:delText>
        </w:r>
      </w:del>
      <w:ins w:id="2866" w:author="Claude" w:date="2026-09-24T12:00:00Z">
        <w:r>
          <w:t xml:space="preserve">When</w:t>
        </w:r>
      </w:ins>
      <w:r>
        <w:t xml:space="preserve"> a few hundred labeled requirements </w:t>
      </w:r>
      <w:ins w:id="2867" w:author="Claude" w:date="2026-09-24T12:00:00Z">
        <w:r>
          <w:t xml:space="preserve">are available </w:t>
        </w:r>
      </w:ins>
      <w:r>
        <w:t xml:space="preserve">and </w:t>
      </w:r>
      <w:del w:id="2868" w:author="Claude" w:date="2026-09-24T12:00:00Z">
        <w:r>
          <w:delText xml:space="preserve">any real</w:delText>
        </w:r>
      </w:del>
      <w:ins w:id="2869" w:author="Claude" w:date="2026-09-24T12:00:00Z">
        <w:r>
          <w:t xml:space="preserve">the</w:t>
        </w:r>
      </w:ins>
      <w:r>
        <w:t xml:space="preserve"> volume</w:t>
      </w:r>
      <w:ins w:id="2870" w:author="Claude" w:date="2026-09-24T12:00:00Z">
        <w:r>
          <w:t xml:space="preserve"> is non-trivial</w:t>
        </w:r>
      </w:ins>
      <w:r>
        <w:t xml:space="preserve">, a 110 M-parameter fine-tuned encoder leads in three of the four task columns </w:t>
      </w:r>
      <w:del w:id="2871" w:author="Claude" w:date="2026-09-24T12:00:00Z">
        <w:r>
          <w:delText xml:space="preserve">and costs</w:delText>
        </w:r>
      </w:del>
      <w:ins w:id="2872" w:author="Claude" w:date="2026-09-24T12:00:00Z">
        <w:r>
          <w:t xml:space="preserve">at</w:t>
        </w:r>
      </w:ins>
      <w:r>
        <w:t xml:space="preserve"> an order of magnitude </w:t>
      </w:r>
      <w:del w:id="2873" w:author="Claude" w:date="2026-09-24T12:00:00Z">
        <w:r>
          <w:delText xml:space="preserve">less</w:delText>
        </w:r>
      </w:del>
      <w:ins w:id="2874" w:author="Claude" w:date="2026-09-24T12:00:00Z">
        <w:r>
          <w:t xml:space="preserve">lower cost</w:t>
        </w:r>
      </w:ins>
      <w:r>
        <w:t xml:space="preserve">. </w:t>
      </w:r>
      <w:del w:id="2875" w:author="Claude" w:date="2026-09-24T12:00:00Z">
        <w:r>
          <w:delText xml:space="preserve">Under</w:delText>
        </w:r>
      </w:del>
      <w:ins w:id="2876" w:author="Claude" w:date="2026-09-24T12:00:00Z">
        <w:r>
          <w:t xml:space="preserve">When</w:t>
        </w:r>
      </w:ins>
      <w:r>
        <w:t xml:space="preserve"> </w:t>
      </w:r>
      <w:del w:id="2877" w:author="Claude" w:date="2026-09-24T12:00:00Z">
        <w:r>
          <w:delText xml:space="preserve">an</w:delText>
        </w:r>
      </w:del>
      <w:ins w:id="2878" w:author="Claude" w:date="2026-09-24T12:00:00Z">
        <w:r>
          <w:t xml:space="preserve">the data are</w:t>
        </w:r>
      </w:ins>
      <w:r>
        <w:t xml:space="preserve"> unlabeled or </w:t>
      </w:r>
      <w:del w:id="2879" w:author="Claude" w:date="2026-09-24T12:00:00Z">
        <w:r>
          <w:delText xml:space="preserve">shifting</w:delText>
        </w:r>
      </w:del>
      <w:ins w:id="2880" w:author="Claude" w:date="2026-09-24T12:00:00Z">
        <w:r>
          <w:t xml:space="preserve">the</w:t>
        </w:r>
      </w:ins>
      <w:r>
        <w:t xml:space="preserve"> distribution</w:t>
      </w:r>
      <w:ins w:id="2881" w:author="Claude" w:date="2026-09-24T12:00:00Z">
        <w:r>
          <w:t xml:space="preserve"> is likely to shift,</w:t>
        </w:r>
      </w:ins>
      <w:r>
        <w:t xml:space="preserve"> a mid-size quantized open model gives up some in-domain macro-F1 but keeps </w:t>
      </w:r>
      <w:del w:id="2882" w:author="Claude" w:date="2026-09-24T12:00:00Z">
        <w:r>
          <w:delText xml:space="preserve">that</w:delText>
        </w:r>
      </w:del>
      <w:ins w:id="2883" w:author="Claude" w:date="2026-09-24T12:00:00Z">
        <w:r>
          <w:t xml:space="preserve">its</w:t>
        </w:r>
      </w:ins>
      <w:r>
        <w:t xml:space="preserve"> score when the corpus changes, </w:t>
      </w:r>
      <w:del w:id="2884" w:author="Claude" w:date="2026-09-24T12:00:00Z">
        <w:r>
          <w:delText xml:space="preserve">having</w:delText>
        </w:r>
      </w:del>
      <w:ins w:id="2885" w:author="Claude" w:date="2026-09-24T12:00:00Z">
        <w:r>
          <w:t xml:space="preserve">since it was</w:t>
        </w:r>
      </w:ins>
      <w:r>
        <w:t xml:space="preserve"> never</w:t>
      </w:r>
      <w:del w:id="2886" w:author="Claude" w:date="2026-09-24T12:00:00Z">
        <w:r>
          <w:delText xml:space="preserve"> been</w:delText>
        </w:r>
      </w:del>
      <w:r>
        <w:t xml:space="preserve"> fitted to </w:t>
      </w:r>
      <w:del w:id="2887" w:author="Claude" w:date="2026-09-24T12:00:00Z">
        <w:r>
          <w:delText xml:space="preserve">one</w:delText>
        </w:r>
      </w:del>
      <w:ins w:id="2888" w:author="Claude" w:date="2026-09-24T12:00:00Z">
        <w:r>
          <w:t xml:space="preserve">a particular corpus</w:t>
        </w:r>
      </w:ins>
      <w:r>
        <w:t xml:space="preserve">, and</w:t>
      </w:r>
      <w:ins w:id="2889" w:author="Claude" w:date="2026-09-24T12:00:00Z">
        <w:r>
          <w:t xml:space="preserve"> it</w:t>
        </w:r>
      </w:ins>
      <w:r>
        <w:t xml:space="preserve"> requires no API contract. </w:t>
      </w:r>
      <w:del w:id="2890" w:author="Claude" w:date="2026-09-24T12:00:00Z">
        <w:r>
          <w:delText xml:space="preserve">Size</w:delText>
        </w:r>
      </w:del>
      <w:ins w:id="2891" w:author="Claude" w:date="2026-09-24T12:00:00Z">
        <w:r>
          <w:t xml:space="preserve">Model size</w:t>
        </w:r>
      </w:ins>
      <w:r>
        <w:t xml:space="preserve"> is not </w:t>
      </w:r>
      <w:del w:id="2892" w:author="Claude" w:date="2026-09-24T12:00:00Z">
        <w:r>
          <w:delText xml:space="preserve">the lever</w:delText>
        </w:r>
      </w:del>
      <w:ins w:id="2893" w:author="Claude" w:date="2026-09-24T12:00:00Z">
        <w:r>
          <w:t xml:space="preserve">decisive</w:t>
        </w:r>
      </w:ins>
      <w:r>
        <w:t xml:space="preserve">: the hosted 70 B model was the most expensive </w:t>
      </w:r>
      <w:ins w:id="2894" w:author="Claude" w:date="2026-09-24T12:00:00Z">
        <w:r>
          <w:t xml:space="preserve">one we </w:t>
        </w:r>
      </w:ins>
      <w:r>
        <w:t xml:space="preserve">measured and did not score highest. </w:t>
      </w:r>
      <w:del w:id="2895" w:author="Claude" w:date="2026-09-24T12:00:00Z">
        <w:r>
          <w:delText xml:space="preserve">The</w:delText>
        </w:r>
      </w:del>
      <w:ins w:id="2896" w:author="Claude" w:date="2026-09-24T12:00:00Z">
        <w:r>
          <w:t xml:space="preserve">Our</w:t>
        </w:r>
      </w:ins>
      <w:r>
        <w:t xml:space="preserve"> results </w:t>
      </w:r>
      <w:del w:id="2897" w:author="Claude" w:date="2026-09-24T12:00:00Z">
        <w:r>
          <w:delText xml:space="preserve">argue</w:delText>
        </w:r>
      </w:del>
      <w:ins w:id="2898" w:author="Claude" w:date="2026-09-24T12:00:00Z">
        <w:r>
          <w:t xml:space="preserve">caution</w:t>
        </w:r>
      </w:ins>
      <w:r>
        <w:t xml:space="preserve"> against fine-tuning on one corpus and assuming </w:t>
      </w:r>
      <w:ins w:id="2899" w:author="Claude" w:date="2026-09-24T12:00:00Z">
        <w:r>
          <w:t xml:space="preserve">that the model will </w:t>
        </w:r>
      </w:ins>
      <w:r>
        <w:t xml:space="preserve">transfer.</w:t>
      </w:r>
    </w:p>
    <w:p w14:paraId="784A72C4" w14:textId="77777777" w:rsidR="006B5908" w:rsidRDefault="00000000">
      <w:pPr>
        <w:pStyle w:val="Heading1"/>
      </w:pPr>
      <w:r>
        <w:t>Threats to Validity</w:t>
      </w:r>
    </w:p>
    <w:p w14:paraId="5B21CB6D" w14:textId="77777777" w:rsidR="006B5908" w:rsidRDefault="00000000">
      <w:pPr>
        <w:pStyle w:val="BodyText"/>
      </w:pPr>
      <w:r>
        <w:rPr>
          <w:b/>
        </w:rPr>
        <w:t xml:space="preserve">Construct validity. </w:t>
      </w:r>
      <w:del w:id="2900" w:author="Claude" w:date="2026-09-24T12:00:00Z">
        <w:r>
          <w:delText xml:space="preserve">Cost</w:delText>
        </w:r>
      </w:del>
      <w:ins w:id="2901" w:author="Claude" w:date="2026-09-24T12:00:00Z">
        <w:r>
          <w:t xml:space="preserve">Costs</w:t>
        </w:r>
      </w:ins>
      <w:r>
        <w:t xml:space="preserve"> </w:t>
      </w:r>
      <w:del w:id="2902" w:author="Claude" w:date="2026-09-24T12:00:00Z">
        <w:r>
          <w:delText xml:space="preserve">is</w:delText>
        </w:r>
      </w:del>
      <w:ins w:id="2903" w:author="Claude" w:date="2026-09-24T12:00:00Z">
        <w:r>
          <w:t xml:space="preserve">are</w:t>
        </w:r>
      </w:ins>
      <w:r>
        <w:t xml:space="preserve"> </w:t>
      </w:r>
      <w:del w:id="2904" w:author="Claude" w:date="2026-09-24T12:00:00Z">
        <w:r>
          <w:delText xml:space="preserve">priced,</w:delText>
        </w:r>
      </w:del>
      <w:ins w:id="2905" w:author="Claude" w:date="2026-09-24T12:00:00Z">
        <w:r>
          <w:t xml:space="preserve">estimated</w:t>
        </w:r>
      </w:ins>
      <w:r>
        <w:t xml:space="preserve"> </w:t>
      </w:r>
      <w:del w:id="2906" w:author="Claude" w:date="2026-09-24T12:00:00Z">
        <w:r>
          <w:delText xml:space="preserve">not</w:delText>
        </w:r>
      </w:del>
      <w:ins w:id="2907" w:author="Claude" w:date="2026-09-24T12:00:00Z">
        <w:r>
          <w:t xml:space="preserve">from</w:t>
        </w:r>
      </w:ins>
      <w:r>
        <w:t xml:space="preserve"> </w:t>
      </w:r>
      <w:del w:id="2908" w:author="Claude" w:date="2026-09-24T12:00:00Z">
        <w:r>
          <w:delText xml:space="preserve">billed</w:delText>
        </w:r>
      </w:del>
      <w:ins w:id="2909" w:author="Claude" w:date="2026-09-24T12:00:00Z">
        <w:r>
          <w:t xml:space="preserve">prices rather than taken from invoices</w:t>
        </w:r>
      </w:ins>
      <w:r>
        <w:t xml:space="preserve">: GPU </w:t>
      </w:r>
      <w:del w:id="2910" w:author="Claude" w:date="2026-09-24T12:00:00Z">
        <w:r>
          <w:delText xml:space="preserve">figures</w:delText>
        </w:r>
      </w:del>
      <w:ins w:id="2911" w:author="Claude" w:date="2026-09-24T12:00:00Z">
        <w:r>
          <w:t xml:space="preserve">costs</w:t>
        </w:r>
      </w:ins>
      <w:r>
        <w:t xml:space="preserve"> use a published rental rate</w:t>
      </w:r>
      <w:del w:id="2912" w:author="Claude" w:date="2026-09-24T12:00:00Z">
        <w:r>
          <w:delText xml:space="preserve">,</w:delText>
        </w:r>
      </w:del>
      <w:ins w:id="2913" w:author="Claude" w:date="2026-09-24T12:00:00Z">
        <w:r>
          <w:t xml:space="preserve"> and</w:t>
        </w:r>
      </w:ins>
      <w:r>
        <w:t xml:space="preserve"> API </w:t>
      </w:r>
      <w:del w:id="2914" w:author="Claude" w:date="2026-09-24T12:00:00Z">
        <w:r>
          <w:delText xml:space="preserve">figures</w:delText>
        </w:r>
      </w:del>
      <w:ins w:id="2915" w:author="Claude" w:date="2026-09-24T12:00:00Z">
        <w:r>
          <w:t xml:space="preserve">costs use</w:t>
        </w:r>
      </w:ins>
      <w:r>
        <w:t xml:space="preserve"> 2026 list </w:t>
      </w:r>
      <w:del w:id="2916" w:author="Claude" w:date="2026-09-24T12:00:00Z">
        <w:r>
          <w:delText xml:space="preserve">rates</w:delText>
        </w:r>
      </w:del>
      <w:ins w:id="2917" w:author="Claude" w:date="2026-09-24T12:00:00Z">
        <w:r>
          <w:t xml:space="preserve">prices</w:t>
        </w:r>
      </w:ins>
      <w:r>
        <w:t xml:space="preserve">. </w:t>
      </w:r>
      <w:r>
        <w:rPr>
          <w:i/>
          <w:rPrChange w:id="2918" w:author="Claude" w:date="2026-09-24T12:00:00Z">
            <w:rPr/>
          </w:rPrChange>
        </w:rPr>
        <w:t xml:space="preserve">N</w:t>
      </w:r>
      <w:r>
        <w:rPr>
          <w:vertAlign w:val="superscript"/>
          <w:rPrChange w:id="2919" w:author="Claude" w:date="2026-09-24T12:00:00Z">
            <w:rPr/>
          </w:rPrChange>
        </w:rPr>
        <w:t xml:space="preserve">*</w:t>
      </w:r>
      <w:r>
        <w:t xml:space="preserve"> </w:t>
      </w:r>
      <w:del w:id="2920" w:author="Claude" w:date="2026-09-24T12:00:00Z">
        <w:r>
          <w:delText xml:space="preserve">prices</w:delText>
        </w:r>
      </w:del>
      <w:ins w:id="2921" w:author="Claude" w:date="2026-09-24T12:00:00Z">
        <w:r>
          <w:t xml:space="preserve">covers</w:t>
        </w:r>
      </w:ins>
      <w:r>
        <w:t xml:space="preserve"> computation only and ignores </w:t>
      </w:r>
      <w:del w:id="2922" w:author="Claude" w:date="2026-09-24T12:00:00Z">
        <w:r>
          <w:delText xml:space="preserve">the</w:delText>
        </w:r>
      </w:del>
      <w:ins w:id="2923" w:author="Claude" w:date="2026-09-24T12:00:00Z">
        <w:r>
          <w:t xml:space="preserve">differences</w:t>
        </w:r>
      </w:ins>
      <w:r>
        <w:t xml:space="preserve"> </w:t>
      </w:r>
      <w:del w:id="2924" w:author="Claude" w:date="2026-09-24T12:00:00Z">
        <w:r>
          <w:delText xml:space="preserve">score</w:delText>
        </w:r>
      </w:del>
      <w:ins w:id="2925" w:author="Claude" w:date="2026-09-24T12:00:00Z">
        <w:r>
          <w:t xml:space="preserve">in</w:t>
        </w:r>
      </w:ins>
      <w:r>
        <w:t xml:space="preserve"> </w:t>
      </w:r>
      <w:del w:id="2926" w:author="Claude" w:date="2026-09-24T12:00:00Z">
        <w:r>
          <w:delText xml:space="preserve">gap</w:delText>
        </w:r>
      </w:del>
      <w:ins w:id="2927" w:author="Claude" w:date="2026-09-24T12:00:00Z">
        <w:r>
          <w:t xml:space="preserve">accuracy</w:t>
        </w:r>
      </w:ins>
      <w:r>
        <w:t xml:space="preserve"> between options</w:t>
      </w:r>
      <w:del w:id="2928" w:author="Claude" w:date="2026-09-24T12:00:00Z">
        <w:r>
          <w:delText xml:space="preserve">;</w:delText>
        </w:r>
      </w:del>
      <w:ins w:id="2929" w:author="Claude" w:date="2026-09-24T12:00:00Z">
        <w:r>
          <w:t xml:space="preserve">, so</w:t>
        </w:r>
      </w:ins>
      <w:r>
        <w:t xml:space="preserve"> it </w:t>
      </w:r>
      <w:del w:id="2930" w:author="Claude" w:date="2026-09-24T12:00:00Z">
        <w:r>
          <w:delText xml:space="preserve">locates</w:delText>
        </w:r>
      </w:del>
      <w:ins w:id="2931" w:author="Claude" w:date="2026-09-24T12:00:00Z">
        <w:r>
          <w:t xml:space="preserve">indicates</w:t>
        </w:r>
      </w:ins>
      <w:r>
        <w:t xml:space="preserve"> </w:t>
      </w:r>
      <w:del w:id="2932" w:author="Claude" w:date="2026-09-24T12:00:00Z">
        <w:r>
          <w:delText xml:space="preserve">the volume at which</w:delText>
        </w:r>
      </w:del>
      <w:ins w:id="2933" w:author="Claude" w:date="2026-09-24T12:00:00Z">
        <w:r>
          <w:t xml:space="preserve">when</w:t>
        </w:r>
      </w:ins>
      <w:r>
        <w:t xml:space="preserve"> fine-tuning becomes cheaper, not </w:t>
      </w:r>
      <w:ins w:id="2934" w:author="Claude" w:date="2026-09-24T12:00:00Z">
        <w:r>
          <w:t xml:space="preserve">when it becomes </w:t>
        </w:r>
      </w:ins>
      <w:r>
        <w:t xml:space="preserve">preferable. The strict </w:t>
      </w:r>
      <w:del w:id="2935" w:author="Claude" w:date="2026-09-24T12:00:00Z">
        <w:r>
          <w:delText xml:space="preserve">parse</w:delText>
        </w:r>
      </w:del>
      <w:ins w:id="2936" w:author="Claude" w:date="2026-09-24T12:00:00Z">
        <w:r>
          <w:t xml:space="preserve">parsing</w:t>
        </w:r>
      </w:ins>
      <w:r>
        <w:t xml:space="preserve"> rule (Section III) </w:t>
      </w:r>
      <w:del w:id="2937" w:author="Claude" w:date="2026-09-24T12:00:00Z">
        <w:r>
          <w:delText xml:space="preserve">shifts</w:delText>
        </w:r>
      </w:del>
      <w:ins w:id="2938" w:author="Claude" w:date="2026-09-24T12:00:00Z">
        <w:r>
          <w:t xml:space="preserve">could turn</w:t>
        </w:r>
      </w:ins>
      <w:r>
        <w:t xml:space="preserve"> the </w:t>
      </w:r>
      <w:del w:id="2939" w:author="Claude" w:date="2026-09-24T12:00:00Z">
        <w:r>
          <w:delText xml:space="preserve">measured</w:delText>
        </w:r>
      </w:del>
      <w:ins w:id="2940" w:author="Claude" w:date="2026-09-24T12:00:00Z">
        <w:r>
          <w:t xml:space="preserve">measure</w:t>
        </w:r>
      </w:ins>
      <w:r>
        <w:t xml:space="preserve"> </w:t>
      </w:r>
      <w:del w:id="2941" w:author="Claude" w:date="2026-09-24T12:00:00Z">
        <w:r>
          <w:delText xml:space="preserve">quantity</w:delText>
        </w:r>
      </w:del>
      <w:ins w:id="2942" w:author="Claude" w:date="2026-09-24T12:00:00Z">
        <w:r>
          <w:t xml:space="preserve">partly</w:t>
        </w:r>
      </w:ins>
      <w:r>
        <w:t xml:space="preserve"> </w:t>
      </w:r>
      <w:del w:id="2943" w:author="Claude" w:date="2026-09-24T12:00:00Z">
        <w:r>
          <w:delText xml:space="preserve">from</w:delText>
        </w:r>
      </w:del>
      <w:ins w:id="2944" w:author="Claude" w:date="2026-09-24T12:00:00Z">
        <w:r>
          <w:t xml:space="preserve">into</w:t>
        </w:r>
      </w:ins>
      <w:r>
        <w:t xml:space="preserve"> </w:t>
      </w:r>
      <w:del w:id="2945" w:author="Claude" w:date="2026-09-24T12:00:00Z">
        <w:r>
          <w:delText xml:space="preserve">classification</w:delText>
        </w:r>
      </w:del>
      <w:ins w:id="2946" w:author="Claude" w:date="2026-09-24T12:00:00Z">
        <w:r>
          <w:t xml:space="preserve">one</w:t>
        </w:r>
      </w:ins>
      <w:r>
        <w:t xml:space="preserve"> </w:t>
      </w:r>
      <w:del w:id="2947" w:author="Claude" w:date="2026-09-24T12:00:00Z">
        <w:r>
          <w:delText xml:space="preserve">quality towards</w:delText>
        </w:r>
      </w:del>
      <w:ins w:id="2948" w:author="Claude" w:date="2026-09-24T12:00:00Z">
        <w:r>
          <w:t xml:space="preserve">of</w:t>
        </w:r>
      </w:ins>
      <w:r>
        <w:t xml:space="preserve"> output reliability, </w:t>
      </w:r>
      <w:del w:id="2949" w:author="Claude" w:date="2026-09-24T12:00:00Z">
        <w:r>
          <w:delText xml:space="preserve">and</w:delText>
        </w:r>
      </w:del>
      <w:ins w:id="2950" w:author="Claude" w:date="2026-09-24T12:00:00Z">
        <w:r>
          <w:t xml:space="preserve">since</w:t>
        </w:r>
      </w:ins>
      <w:r>
        <w:t xml:space="preserve"> only</w:t>
      </w:r>
      <w:del w:id="2951" w:author="Claude" w:date="2026-09-24T12:00:00Z">
        <w:r>
          <w:delText xml:space="preserve"> the</w:delText>
        </w:r>
      </w:del>
      <w:r>
        <w:t xml:space="preserve"> prompted models can produce an unusable reply.</w:t>
      </w:r>
      <w:ins w:id="2952" w:author="Claude" w:date="2026-09-24T12:00:00Z">
        <w:r>
          <w:t xml:space="preserve"> On the binary tasks, however, every reported prompted model returned a usable label for all of its items, so the rule affects only the sub-type task, where at least 94.7% of each model’s replies were usable.</w:t>
        </w:r>
      </w:ins>
    </w:p>
    <w:p w14:paraId="3A86091D" w14:textId="77777777" w:rsidR="006B5908" w:rsidRDefault="00000000">
      <w:pPr>
        <w:pStyle w:val="BodyText"/>
      </w:pPr>
      <w:r>
        <w:rPr>
          <w:b/>
        </w:rPr>
        <w:t xml:space="preserve">Internal validity. </w:t>
      </w:r>
      <w:ins w:id="2953" w:author="Claude" w:date="2026-09-24T12:00:00Z">
        <w:r>
          <w:t xml:space="preserve">The </w:t>
        </w:r>
      </w:ins>
      <w:r>
        <w:t xml:space="preserve">API</w:t>
      </w:r>
      <w:del w:id="2954" w:author="Claude" w:date="2026-09-24T12:00:00Z">
        <w:r>
          <w:delText xml:space="preserve">-tier prompted</w:delText>
        </w:r>
      </w:del>
      <w:r>
        <w:t xml:space="preserve"> models answered the stratified samples </w:t>
      </w:r>
      <w:del w:id="2955" w:author="Claude" w:date="2026-09-24T12:00:00Z">
        <w:r>
          <w:delText xml:space="preserve">of</w:delText>
        </w:r>
      </w:del>
      <w:ins w:id="2956" w:author="Claude" w:date="2026-09-24T12:00:00Z">
        <w:r>
          <w:t xml:space="preserve">described in</w:t>
        </w:r>
      </w:ins>
      <w:r>
        <w:t xml:space="preserve"> Section III rather than the full </w:t>
      </w:r>
      <w:del w:id="2957" w:author="Claude" w:date="2026-09-24T12:00:00Z">
        <w:r>
          <w:delText xml:space="preserve">set</w:delText>
        </w:r>
      </w:del>
      <w:ins w:id="2958" w:author="Claude" w:date="2026-09-24T12:00:00Z">
        <w:r>
          <w:t xml:space="preserve">data</w:t>
        </w:r>
      </w:ins>
      <w:r>
        <w:t xml:space="preserve">,</w:t>
      </w:r>
      <w:ins w:id="2959" w:author="Claude" w:date="2026-09-24T12:00:00Z">
        <w:r>
          <w:t xml:space="preserve"> and</w:t>
        </w:r>
      </w:ins>
      <w:r>
        <w:t xml:space="preserve"> the commercial tier</w:t>
      </w:r>
      <w:ins w:id="2960" w:author="Claude" w:date="2026-09-24T12:00:00Z">
        <w:r>
          <w:t xml:space="preserve"> only</w:t>
        </w:r>
      </w:ins>
      <w:r>
        <w:t xml:space="preserve"> 60 items per cell. Each encoder is scored on exactly </w:t>
      </w:r>
      <w:del w:id="2961" w:author="Claude" w:date="2026-09-24T12:00:00Z">
        <w:r>
          <w:delText xml:space="preserve">those</w:delText>
        </w:r>
      </w:del>
      <w:ins w:id="2962" w:author="Claude" w:date="2026-09-24T12:00:00Z">
        <w:r>
          <w:t xml:space="preserve">the same</w:t>
        </w:r>
      </w:ins>
      <w:r>
        <w:t xml:space="preserve"> items, so </w:t>
      </w:r>
      <w:ins w:id="2963" w:author="Claude" w:date="2026-09-24T12:00:00Z">
        <w:r>
          <w:t xml:space="preserve">the </w:t>
        </w:r>
      </w:ins>
      <w:r>
        <w:t xml:space="preserve">comparisons remain paired</w:t>
      </w:r>
      <w:del w:id="2964" w:author="Claude" w:date="2026-09-24T12:00:00Z">
        <w:r>
          <w:delText xml:space="preserve">;</w:delText>
        </w:r>
      </w:del>
      <w:ins w:id="2965" w:author="Claude" w:date="2026-09-24T12:00:00Z">
        <w:r>
          <w:t xml:space="preserve">, but the</w:t>
        </w:r>
      </w:ins>
      <w:r>
        <w:t xml:space="preserve"> sampled cells </w:t>
      </w:r>
      <w:del w:id="2966" w:author="Claude" w:date="2026-09-24T12:00:00Z">
        <w:r>
          <w:delText xml:space="preserve">nevertheless carry</w:delText>
        </w:r>
      </w:del>
      <w:ins w:id="2967" w:author="Claude" w:date="2026-09-24T12:00:00Z">
        <w:r>
          <w:t xml:space="preserve">have</w:t>
        </w:r>
      </w:ins>
      <w:r>
        <w:t xml:space="preserve"> larger estimation error. Free-tier </w:t>
      </w:r>
      <w:del w:id="2968" w:author="Claude" w:date="2026-09-24T12:00:00Z">
        <w:r>
          <w:delText xml:space="preserve">quotas</w:delText>
        </w:r>
      </w:del>
      <w:ins w:id="2969" w:author="Claude" w:date="2026-09-24T12:00:00Z">
        <w:r>
          <w:t xml:space="preserve">rate limits</w:t>
        </w:r>
      </w:ins>
      <w:r>
        <w:t xml:space="preserve"> caused </w:t>
      </w:r>
      <w:del w:id="2970" w:author="Claude" w:date="2026-09-24T12:00:00Z">
        <w:r>
          <w:delText xml:space="preserve">dropout</w:delText>
        </w:r>
      </w:del>
      <w:ins w:id="2971" w:author="Claude" w:date="2026-09-24T12:00:00Z">
        <w:r>
          <w:t xml:space="preserve">some requests</w:t>
        </w:r>
      </w:ins>
      <w:r>
        <w:t xml:space="preserve"> on </w:t>
      </w:r>
      <w:del w:id="2972" w:author="Claude" w:date="2026-09-24T12:00:00Z">
        <w:r>
          <w:delText xml:space="preserve">some</w:delText>
        </w:r>
      </w:del>
      <w:ins w:id="2973" w:author="Claude" w:date="2026-09-24T12:00:00Z">
        <w:r>
          <w:t xml:space="preserve">the</w:t>
        </w:r>
      </w:ins>
      <w:r>
        <w:t xml:space="preserve"> hosted </w:t>
      </w:r>
      <w:del w:id="2974" w:author="Claude" w:date="2026-09-24T12:00:00Z">
        <w:r>
          <w:delText xml:space="preserve">configurations;</w:delText>
        </w:r>
      </w:del>
      <w:ins w:id="2975" w:author="Claude" w:date="2026-09-24T12:00:00Z">
        <w:r>
          <w:t xml:space="preserve">tier</w:t>
        </w:r>
      </w:ins>
      <w:r>
        <w:t xml:space="preserve"> </w:t>
      </w:r>
      <w:del w:id="2976" w:author="Claude" w:date="2026-09-24T12:00:00Z">
        <w:r>
          <w:delText xml:space="preserve">affected</w:delText>
        </w:r>
      </w:del>
      <w:ins w:id="2977" w:author="Claude" w:date="2026-09-24T12:00:00Z">
        <w:r>
          <w:t xml:space="preserve">to fail. Cells that then fell below the reporting criteria were excluded rather than imputed, and the remaining</w:t>
        </w:r>
      </w:ins>
      <w:r>
        <w:t xml:space="preserve"> cells are </w:t>
      </w:r>
      <w:del w:id="2978" w:author="Claude" w:date="2026-09-24T12:00:00Z">
        <w:r>
          <w:delText xml:space="preserve">excluded,</w:delText>
        </w:r>
      </w:del>
      <w:ins w:id="2979" w:author="Claude" w:date="2026-09-24T12:00:00Z">
        <w:r>
          <w:t xml:space="preserve">scored</w:t>
        </w:r>
      </w:ins>
      <w:r>
        <w:t xml:space="preserve"> </w:t>
      </w:r>
      <w:del w:id="2980" w:author="Claude" w:date="2026-09-24T12:00:00Z">
        <w:r>
          <w:delText xml:space="preserve">not</w:delText>
        </w:r>
      </w:del>
      <w:ins w:id="2981" w:author="Claude" w:date="2026-09-24T12:00:00Z">
        <w:r>
          <w:t xml:space="preserve">on</w:t>
        </w:r>
      </w:ins>
      <w:r>
        <w:t xml:space="preserve"> </w:t>
      </w:r>
      <w:del w:id="2982" w:author="Claude" w:date="2026-09-24T12:00:00Z">
        <w:r>
          <w:delText xml:space="preserve">imputed</w:delText>
        </w:r>
      </w:del>
      <w:ins w:id="2983" w:author="Claude" w:date="2026-09-24T12:00:00Z">
        <w:r>
          <w:t xml:space="preserve">the items that were returned</w:t>
        </w:r>
      </w:ins>
      <w:r>
        <w:t xml:space="preserve">. </w:t>
      </w:r>
      <w:del w:id="2984" w:author="Claude" w:date="2026-09-24T12:00:00Z">
        <w:r>
          <w:delText xml:space="preserve">Local</w:delText>
        </w:r>
      </w:del>
      <w:ins w:id="2985" w:author="Claude" w:date="2026-09-24T12:00:00Z">
        <w:r>
          <w:t xml:space="preserve">Each</w:t>
        </w:r>
      </w:ins>
      <w:r>
        <w:t xml:space="preserve"> </w:t>
      </w:r>
      <w:del w:id="2986" w:author="Claude" w:date="2026-09-24T12:00:00Z">
        <w:r>
          <w:delText xml:space="preserve">models</w:delText>
        </w:r>
      </w:del>
      <w:ins w:id="2987" w:author="Claude" w:date="2026-09-24T12:00:00Z">
        <w:r>
          <w:t xml:space="preserve">encoder</w:t>
        </w:r>
      </w:ins>
      <w:r>
        <w:t xml:space="preserve"> </w:t>
      </w:r>
      <w:del w:id="2988" w:author="Claude" w:date="2026-09-24T12:00:00Z">
        <w:r>
          <w:delText xml:space="preserve">ran</w:delText>
        </w:r>
      </w:del>
      <w:ins w:id="2989" w:author="Claude" w:date="2026-09-24T12:00:00Z">
        <w:r>
          <w:t xml:space="preserve">configuration</w:t>
        </w:r>
      </w:ins>
      <w:r>
        <w:t xml:space="preserve"> </w:t>
      </w:r>
      <w:del w:id="2990" w:author="Claude" w:date="2026-09-24T12:00:00Z">
        <w:r>
          <w:delText xml:space="preserve">4</w:delText>
        </w:r>
      </w:del>
      <w:ins w:id="2991" w:author="Claude" w:date="2026-09-24T12:00:00Z">
        <w:r>
          <w:t xml:space="preserve">was fine</w:t>
        </w:r>
      </w:ins>
      <w:r>
        <w:t xml:space="preserve">-</w:t>
      </w:r>
      <w:del w:id="2992" w:author="Claude" w:date="2026-09-24T12:00:00Z">
        <w:r>
          <w:delText xml:space="preserve">bit quantized</w:delText>
        </w:r>
      </w:del>
      <w:ins w:id="2993" w:author="Claude" w:date="2026-09-24T12:00:00Z">
        <w:r>
          <w:t xml:space="preserve">tuned</w:t>
        </w:r>
      </w:ins>
      <w:r>
        <w:t xml:space="preserve"> with </w:t>
      </w:r>
      <w:del w:id="2994" w:author="Claude" w:date="2026-09-24T12:00:00Z">
        <w:r>
          <w:delText xml:space="preserve">one</w:delText>
        </w:r>
      </w:del>
      <w:ins w:id="2995" w:author="Claude" w:date="2026-09-24T12:00:00Z">
        <w:r>
          <w:t xml:space="preserve">a single</w:t>
        </w:r>
      </w:ins>
      <w:r>
        <w:t xml:space="preserve"> seed, so </w:t>
      </w:r>
      <w:ins w:id="2996" w:author="Claude" w:date="2026-09-24T12:00:00Z">
        <w:r>
          <w:t xml:space="preserve">each cross-dataset score comes from one training </w:t>
        </w:r>
      </w:ins>
      <w:r>
        <w:t xml:space="preserve">run</w:t>
      </w:r>
      <w:del w:id="2997" w:author="Claude" w:date="2026-09-24T12:00:00Z">
        <w:r>
          <w:delText xml:space="preserve">-to-run</w:delText>
        </w:r>
      </w:del>
      <w:ins w:id="2998" w:author="Claude" w:date="2026-09-24T12:00:00Z">
        <w:r>
          <w:t xml:space="preserve"> and its</w:t>
        </w:r>
      </w:ins>
      <w:r>
        <w:t xml:space="preserve"> variance </w:t>
      </w:r>
      <w:ins w:id="2999" w:author="Claude" w:date="2026-09-24T12:00:00Z">
        <w:r>
          <w:t xml:space="preserve">across seeds </w:t>
        </w:r>
      </w:ins>
      <w:r>
        <w:t xml:space="preserve">is </w:t>
      </w:r>
      <w:del w:id="3000" w:author="Claude" w:date="2026-09-24T12:00:00Z">
        <w:r>
          <w:delText xml:space="preserve">unestimated</w:delText>
        </w:r>
      </w:del>
      <w:ins w:id="3001" w:author="Claude" w:date="2026-09-24T12:00:00Z">
        <w:r>
          <w:t xml:space="preserve">not estimated. The prompted models use greedy decoding, so their outputs are essentially deterministic, but the local models ran with 4-bit quantization, which may lower their scores slightly compared with full precision</w:t>
        </w:r>
      </w:ins>
      <w:r>
        <w:t xml:space="preserve">. Duplicates were removed before any split was drawn</w:t>
      </w:r>
      <w:del w:id="3002" w:author="Claude" w:date="2026-09-24T12:00:00Z">
        <w:r>
          <w:delText xml:space="preserve">:</w:delText>
        </w:r>
      </w:del>
      <w:ins w:id="3003" w:author="Claude" w:date="2026-09-24T12:00:00Z">
        <w:r>
          <w:t xml:space="preserve">.</w:t>
        </w:r>
      </w:ins>
      <w:r>
        <w:t xml:space="preserve"> </w:t>
      </w:r>
      <w:del w:id="3004" w:author="Claude" w:date="2026-09-24T12:00:00Z">
        <w:r>
          <w:delText xml:space="preserve">all</w:delText>
        </w:r>
      </w:del>
      <w:ins w:id="3005" w:author="Claude" w:date="2026-09-24T12:00:00Z">
        <w:r>
          <w:t xml:space="preserve">All</w:t>
        </w:r>
      </w:ins>
      <w:r>
        <w:t xml:space="preserve"> 67 </w:t>
      </w:r>
      <w:del w:id="3006" w:author="Claude" w:date="2026-09-24T12:00:00Z">
        <w:r>
          <w:delText xml:space="preserve">are</w:delText>
        </w:r>
      </w:del>
      <w:ins w:id="3007" w:author="Claude" w:date="2026-09-24T12:00:00Z">
        <w:r>
          <w:t xml:space="preserve">duplicates were</w:t>
        </w:r>
      </w:ins>
      <w:r>
        <w:t xml:space="preserve"> within</w:t>
      </w:r>
      <w:del w:id="3008" w:author="Claude" w:date="2026-09-24T12:00:00Z">
        <w:r>
          <w:delText xml:space="preserve">-</w:delText>
        </w:r>
      </w:del>
      <w:ins w:id="3009" w:author="Claude" w:date="2026-09-24T12:00:00Z">
        <w:r>
          <w:t xml:space="preserve"> a </w:t>
        </w:r>
      </w:ins>
      <w:r>
        <w:t xml:space="preserve">corpus, and no text occurs in both corpora, so no item can leak from a training corpus into a test corpus.</w:t>
      </w:r>
    </w:p>
    <w:p w14:paraId="43186252" w14:textId="77777777" w:rsidR="006B5908" w:rsidRDefault="00000000">
      <w:pPr>
        <w:pStyle w:val="BodyText"/>
      </w:pPr>
      <w:r>
        <w:rPr>
          <w:b/>
        </w:rPr>
        <w:t xml:space="preserve">Conclusion validity. </w:t>
      </w:r>
      <w:del w:id="3010" w:author="Claude" w:date="2026-09-24T12:00:00Z">
        <w:r>
          <w:delText xml:space="preserve">Commercial</w:delText>
        </w:r>
      </w:del>
      <w:ins w:id="3011" w:author="Claude" w:date="2026-09-24T12:00:00Z">
        <w:r>
          <w:t xml:space="preserve">The commercial</w:t>
        </w:r>
      </w:ins>
      <w:r>
        <w:t xml:space="preserve">-tier cells are small</w:t>
      </w:r>
      <w:ins w:id="3012" w:author="Claude" w:date="2026-09-24T12:00:00Z">
        <w:r>
          <w:t xml:space="preserve">,</w:t>
        </w:r>
      </w:ins>
      <w:r>
        <w:t xml:space="preserve"> </w:t>
      </w:r>
      <w:del w:id="3013" w:author="Claude" w:date="2026-09-24T12:00:00Z">
        <w:r>
          <w:delText xml:space="preserve">—</w:delText>
        </w:r>
      </w:del>
      <w:ins w:id="3014" w:author="Claude" w:date="2026-09-24T12:00:00Z">
        <w:r>
          <w:t xml:space="preserve">and</w:t>
        </w:r>
      </w:ins>
      <w:r>
        <w:t xml:space="preserve"> 19 of the 22 comparisons involving </w:t>
      </w:r>
      <w:del w:id="3015" w:author="Claude" w:date="2026-09-24T12:00:00Z">
        <w:r>
          <w:delText xml:space="preserve">the commercial</w:delText>
        </w:r>
      </w:del>
      <w:ins w:id="3016" w:author="Claude" w:date="2026-09-24T12:00:00Z">
        <w:r>
          <w:t xml:space="preserve">that</w:t>
        </w:r>
      </w:ins>
      <w:r>
        <w:t xml:space="preserve"> tier are </w:t>
      </w:r>
      <w:del w:id="3017" w:author="Claude" w:date="2026-09-24T12:00:00Z">
        <w:r>
          <w:delText xml:space="preserve">inconclusive</w:delText>
        </w:r>
      </w:del>
      <w:ins w:id="3018" w:author="Claude" w:date="2026-09-24T12:00:00Z">
        <w:r>
          <w:t xml:space="preserve">not</w:t>
        </w:r>
      </w:ins>
      <w:r>
        <w:t xml:space="preserve"> </w:t>
      </w:r>
      <w:del w:id="3019" w:author="Claude" w:date="2026-09-24T12:00:00Z">
        <w:r>
          <w:delText xml:space="preserve">—</w:delText>
        </w:r>
      </w:del>
      <w:ins w:id="3020" w:author="Claude" w:date="2026-09-24T12:00:00Z">
        <w:r>
          <w:t xml:space="preserve">significant.</w:t>
        </w:r>
      </w:ins>
      <w:r>
        <w:t xml:space="preserve"> </w:t>
      </w:r>
      <w:del w:id="3021" w:author="Claude" w:date="2026-09-24T12:00:00Z">
        <w:r>
          <w:delText xml:space="preserve">and correcting</w:delText>
        </w:r>
      </w:del>
      <w:ins w:id="3022" w:author="Claude" w:date="2026-09-24T12:00:00Z">
        <w:r>
          <w:t xml:space="preserve">Correcting</w:t>
        </w:r>
      </w:ins>
      <w:r>
        <w:t xml:space="preserve"> 200 tests as one family lowers power further. Low power </w:t>
      </w:r>
      <w:del w:id="3023" w:author="Claude" w:date="2026-09-24T12:00:00Z">
        <w:r>
          <w:delText xml:space="preserve">suppresses</w:delText>
        </w:r>
      </w:del>
      <w:ins w:id="3024" w:author="Claude" w:date="2026-09-24T12:00:00Z">
        <w:r>
          <w:t xml:space="preserve">hides</w:t>
        </w:r>
      </w:ins>
      <w:r>
        <w:t xml:space="preserve"> significant </w:t>
      </w:r>
      <w:del w:id="3025" w:author="Claude" w:date="2026-09-24T12:00:00Z">
        <w:r>
          <w:delText xml:space="preserve">findings</w:delText>
        </w:r>
      </w:del>
      <w:ins w:id="3026" w:author="Claude" w:date="2026-09-24T12:00:00Z">
        <w:r>
          <w:t xml:space="preserve">differences</w:t>
        </w:r>
      </w:ins>
      <w:r>
        <w:t xml:space="preserve"> in both directions: it understates the 46 encoder wins, but it also makes </w:t>
      </w:r>
      <w:del w:id="3027" w:author="Claude" w:date="2026-09-24T12:00:00Z">
        <w:r>
          <w:delText xml:space="preserve">a</w:delText>
        </w:r>
      </w:del>
      <w:ins w:id="3028" w:author="Claude" w:date="2026-09-24T12:00:00Z">
        <w:r>
          <w:t xml:space="preserve">it easier for the encoders to</w:t>
        </w:r>
      </w:ins>
      <w:r>
        <w:t xml:space="preserve"> record </w:t>
      </w:r>
      <w:del w:id="3029" w:author="Claude" w:date="2026-09-24T12:00:00Z">
        <w:r>
          <w:delText xml:space="preserve">of </w:delText>
        </w:r>
      </w:del>
      <w:r>
        <w:t xml:space="preserve">no </w:t>
      </w:r>
      <w:ins w:id="3030" w:author="Claude" w:date="2026-09-24T12:00:00Z">
        <w:r>
          <w:t xml:space="preserve">significant </w:t>
        </w:r>
      </w:ins>
      <w:r>
        <w:t xml:space="preserve">losses</w:t>
      </w:r>
      <w:del w:id="3031" w:author="Claude" w:date="2026-09-24T12:00:00Z">
        <w:r>
          <w:delText xml:space="preserve"> easier to attain</w:delText>
        </w:r>
      </w:del>
      <w:r>
        <w:t xml:space="preserve">, so </w:t>
      </w:r>
      <w:del w:id="3032" w:author="Claude" w:date="2026-09-24T12:00:00Z">
        <w:r>
          <w:delText xml:space="preserve">“never</w:delText>
        </w:r>
      </w:del>
      <w:ins w:id="3033" w:author="Claude" w:date="2026-09-24T12:00:00Z">
        <w:r>
          <w:t xml:space="preserve">this</w:t>
        </w:r>
      </w:ins>
      <w:r>
        <w:t xml:space="preserve"> </w:t>
      </w:r>
      <w:del w:id="3034" w:author="Claude" w:date="2026-09-24T12:00:00Z">
        <w:r>
          <w:delText xml:space="preserve">significantly beaten”</w:delText>
        </w:r>
      </w:del>
      <w:ins w:id="3035" w:author="Claude" w:date="2026-09-24T12:00:00Z">
        <w:r>
          <w:t xml:space="preserve">record</w:t>
        </w:r>
      </w:ins>
      <w:r>
        <w:t xml:space="preserve"> partly reflects </w:t>
      </w:r>
      <w:ins w:id="3036" w:author="Claude" w:date="2026-09-24T12:00:00Z">
        <w:r>
          <w:t xml:space="preserve">limited </w:t>
        </w:r>
      </w:ins>
      <w:r>
        <w:t xml:space="preserve">power</w:t>
      </w:r>
      <w:del w:id="3037" w:author="Claude" w:date="2026-09-24T12:00:00Z">
        <w:r>
          <w:delText xml:space="preserve"> rather than margin</w:delText>
        </w:r>
      </w:del>
      <w:r>
        <w:t xml:space="preserve">. Neither</w:t>
      </w:r>
      <w:ins w:id="3038" w:author="Claude" w:date="2026-09-24T12:00:00Z">
        <w:r>
          <w:t xml:space="preserve"> issue</w:t>
        </w:r>
      </w:ins>
      <w:r>
        <w:t xml:space="preserve"> affects the cross-dataset result, which rests on 48 of 64 tests rather than on </w:t>
      </w:r>
      <w:del w:id="3039" w:author="Claude" w:date="2026-09-24T12:00:00Z">
        <w:r>
          <w:delText xml:space="preserve">one</w:delText>
        </w:r>
      </w:del>
      <w:ins w:id="3040" w:author="Claude" w:date="2026-09-24T12:00:00Z">
        <w:r>
          <w:t xml:space="preserve">a single</w:t>
        </w:r>
      </w:ins>
      <w:r>
        <w:t xml:space="preserve"> borderline comparison.</w:t>
      </w:r>
    </w:p>
    <w:p w14:paraId="1980B3E4" w14:textId="77777777" w:rsidR="006B5908" w:rsidRDefault="00000000">
      <w:pPr>
        <w:pStyle w:val="BodyText"/>
      </w:pPr>
      <w:r>
        <w:rPr>
          <w:b/>
        </w:rPr>
        <w:t xml:space="preserve">External validity.</w:t>
      </w:r>
      <w:r>
        <w:t xml:space="preserve"> Both corpora are small, dated and public, and </w:t>
      </w:r>
      <w:del w:id="3041" w:author="Claude" w:date="2026-09-24T12:00:00Z">
        <w:r>
          <w:delText xml:space="preserve">their</w:delText>
        </w:r>
      </w:del>
      <w:ins w:id="3042" w:author="Claude" w:date="2026-09-24T12:00:00Z">
        <w:r>
          <w:t xml:space="preserve">they</w:t>
        </w:r>
      </w:ins>
      <w:r>
        <w:t xml:space="preserve"> </w:t>
      </w:r>
      <w:del w:id="3043" w:author="Claude" w:date="2026-09-24T12:00:00Z">
        <w:r>
          <w:delText xml:space="preserve">working definitions of</w:delText>
        </w:r>
      </w:del>
      <w:ins w:id="3044" w:author="Claude" w:date="2026-09-24T12:00:00Z">
        <w:r>
          <w:t xml:space="preserve">define</w:t>
        </w:r>
      </w:ins>
      <w:r>
        <w:t xml:space="preserve"> the security class </w:t>
      </w:r>
      <w:del w:id="3045" w:author="Claude" w:date="2026-09-24T12:00:00Z">
        <w:r>
          <w:delText xml:space="preserve">differ</w:delText>
        </w:r>
      </w:del>
      <w:ins w:id="3046" w:author="Claude" w:date="2026-09-24T12:00:00Z">
        <w:r>
          <w:t xml:space="preserve">differently</w:t>
        </w:r>
      </w:ins>
      <w:r>
        <w:t xml:space="preserve"> (Section III), so the cross-dataset </w:t>
      </w:r>
      <w:del w:id="3047" w:author="Claude" w:date="2026-09-24T12:00:00Z">
        <w:r>
          <w:delText xml:space="preserve">regime</w:delText>
        </w:r>
      </w:del>
      <w:ins w:id="3048" w:author="Claude" w:date="2026-09-24T12:00:00Z">
        <w:r>
          <w:t xml:space="preserve">level</w:t>
        </w:r>
      </w:ins>
      <w:r>
        <w:t xml:space="preserve"> </w:t>
      </w:r>
      <w:del w:id="3049" w:author="Claude" w:date="2026-09-24T12:00:00Z">
        <w:r>
          <w:delText xml:space="preserve">carries</w:delText>
        </w:r>
      </w:del>
      <w:ins w:id="3050" w:author="Claude" w:date="2026-09-24T12:00:00Z">
        <w:r>
          <w:t xml:space="preserve">involves</w:t>
        </w:r>
      </w:ins>
      <w:r>
        <w:t xml:space="preserve"> a </w:t>
      </w:r>
      <w:del w:id="3051" w:author="Claude" w:date="2026-09-24T12:00:00Z">
        <w:r>
          <w:delText xml:space="preserve">definitional</w:delText>
        </w:r>
      </w:del>
      <w:ins w:id="3052" w:author="Claude" w:date="2026-09-24T12:00:00Z">
        <w:r>
          <w:t xml:space="preserve">shift in definition</w:t>
        </w:r>
      </w:ins>
      <w:r>
        <w:t xml:space="preserve"> as well as </w:t>
      </w:r>
      <w:del w:id="3053" w:author="Claude" w:date="2026-09-24T12:00:00Z">
        <w:r>
          <w:delText xml:space="preserve">a</w:delText>
        </w:r>
      </w:del>
      <w:ins w:id="3054" w:author="Claude" w:date="2026-09-24T12:00:00Z">
        <w:r>
          <w:t xml:space="preserve">in</w:t>
        </w:r>
      </w:ins>
      <w:r>
        <w:t xml:space="preserve"> </w:t>
      </w:r>
      <w:del w:id="3055" w:author="Claude" w:date="2026-09-24T12:00:00Z">
        <w:r>
          <w:delText xml:space="preserve">distributional shift</w:delText>
        </w:r>
      </w:del>
      <w:ins w:id="3056" w:author="Claude" w:date="2026-09-24T12:00:00Z">
        <w:r>
          <w:t xml:space="preserve">distribution</w:t>
        </w:r>
      </w:ins>
      <w:r>
        <w:t xml:space="preserve">, </w:t>
      </w:r>
      <w:ins w:id="3057" w:author="Claude" w:date="2026-09-24T12:00:00Z">
        <w:r>
          <w:t xml:space="preserve">and it is tested </w:t>
        </w:r>
      </w:ins>
      <w:r>
        <w:t xml:space="preserve">on</w:t>
      </w:r>
      <w:ins w:id="3058" w:author="Claude" w:date="2026-09-24T12:00:00Z">
        <w:r>
          <w:t xml:space="preserve"> only</w:t>
        </w:r>
      </w:ins>
      <w:r>
        <w:t xml:space="preserve"> one corpus pair. </w:t>
      </w:r>
      <w:del w:id="3059" w:author="Claude" w:date="2026-09-24T12:00:00Z">
        <w:r>
          <w:delText xml:space="preserve">Public</w:delText>
        </w:r>
      </w:del>
      <w:ins w:id="3060" w:author="Claude" w:date="2026-09-24T12:00:00Z">
        <w:r>
          <w:t xml:space="preserve">The public</w:t>
        </w:r>
      </w:ins>
      <w:r>
        <w:t xml:space="preserve"> corpora may </w:t>
      </w:r>
      <w:del w:id="3061" w:author="Claude" w:date="2026-09-24T12:00:00Z">
        <w:r>
          <w:delText xml:space="preserve">sit</w:delText>
        </w:r>
      </w:del>
      <w:ins w:id="3062" w:author="Claude" w:date="2026-09-24T12:00:00Z">
        <w:r>
          <w:t xml:space="preserve">be</w:t>
        </w:r>
      </w:ins>
      <w:r>
        <w:t xml:space="preserve"> </w:t>
      </w:r>
      <w:del w:id="3063" w:author="Claude" w:date="2026-09-24T12:00:00Z">
        <w:r>
          <w:delText xml:space="preserve">in</w:delText>
        </w:r>
      </w:del>
      <w:ins w:id="3064" w:author="Claude" w:date="2026-09-24T12:00:00Z">
        <w:r>
          <w:t xml:space="preserve">part of</w:t>
        </w:r>
      </w:ins>
      <w:r>
        <w:t xml:space="preserve"> the prompted models</w:t>
      </w:r>
      <w:del w:id="3065" w:author="Claude" w:date="2026-09-24T12:00:00Z">
        <w:r>
          <w:delText xml:space="preserve">'</w:delText>
        </w:r>
      </w:del>
      <w:ins w:id="3066" w:author="Claude" w:date="2026-09-24T12:00:00Z">
        <w:r>
          <w:t xml:space="preserve">’</w:t>
        </w:r>
      </w:ins>
      <w:r>
        <w:t xml:space="preserve"> pre-training data [15]</w:t>
      </w:r>
      <w:del w:id="3067" w:author="Claude" w:date="2026-09-24T12:00:00Z">
        <w:r>
          <w:delText xml:space="preserve">:</w:delText>
        </w:r>
      </w:del>
      <w:ins w:id="3068" w:author="Claude" w:date="2026-09-24T12:00:00Z">
        <w:r>
          <w:t xml:space="preserve">.</w:t>
        </w:r>
      </w:ins>
      <w:r>
        <w:t xml:space="preserve"> </w:t>
      </w:r>
      <w:del w:id="3069" w:author="Claude" w:date="2026-09-24T12:00:00Z">
        <w:r>
          <w:delText xml:space="preserve">this</w:delText>
        </w:r>
      </w:del>
      <w:ins w:id="3070" w:author="Claude" w:date="2026-09-24T12:00:00Z">
        <w:r>
          <w:t xml:space="preserve">This</w:t>
        </w:r>
      </w:ins>
      <w:r>
        <w:t xml:space="preserve"> would inflate their </w:t>
      </w:r>
      <w:del w:id="3071" w:author="Claude" w:date="2026-09-24T12:00:00Z">
        <w:r>
          <w:delText xml:space="preserve">in-domain</w:delText>
        </w:r>
      </w:del>
      <w:ins w:id="3072" w:author="Claude" w:date="2026-09-24T12:00:00Z">
        <w:r>
          <w:t xml:space="preserve">scores</w:t>
        </w:r>
      </w:ins>
      <w:r>
        <w:t xml:space="preserve"> </w:t>
      </w:r>
      <w:del w:id="3073" w:author="Claude" w:date="2026-09-24T12:00:00Z">
        <w:r>
          <w:delText xml:space="preserve">scores,</w:delText>
        </w:r>
      </w:del>
      <w:ins w:id="3074" w:author="Claude" w:date="2026-09-24T12:00:00Z">
        <w:r>
          <w:t xml:space="preserve">equally</w:t>
        </w:r>
      </w:ins>
      <w:r>
        <w:t xml:space="preserve"> </w:t>
      </w:r>
      <w:del w:id="3075" w:author="Claude" w:date="2026-09-24T12:00:00Z">
        <w:r>
          <w:delText xml:space="preserve">where</w:delText>
        </w:r>
      </w:del>
      <w:ins w:id="3076" w:author="Claude" w:date="2026-09-24T12:00:00Z">
        <w:r>
          <w:t xml:space="preserve">at every level; it cannot explain why</w:t>
        </w:r>
      </w:ins>
      <w:r>
        <w:t xml:space="preserve"> the </w:t>
      </w:r>
      <w:del w:id="3077" w:author="Claude" w:date="2026-09-24T12:00:00Z">
        <w:r>
          <w:delText xml:space="preserve">encoders</w:delText>
        </w:r>
      </w:del>
      <w:ins w:id="3078" w:author="Claude" w:date="2026-09-24T12:00:00Z">
        <w:r>
          <w:t xml:space="preserve">ranking</w:t>
        </w:r>
      </w:ins>
      <w:r>
        <w:t xml:space="preserve"> </w:t>
      </w:r>
      <w:del w:id="3079" w:author="Claude" w:date="2026-09-24T12:00:00Z">
        <w:r>
          <w:delText xml:space="preserve">lead</w:delText>
        </w:r>
      </w:del>
      <w:ins w:id="3080" w:author="Claude" w:date="2026-09-24T12:00:00Z">
        <w:r>
          <w:t xml:space="preserve">changes</w:t>
        </w:r>
      </w:ins>
      <w:r>
        <w:t xml:space="preserve"> </w:t>
      </w:r>
      <w:del w:id="3081" w:author="Claude" w:date="2026-09-24T12:00:00Z">
        <w:r>
          <w:delText xml:space="preserve">regardless</w:delText>
        </w:r>
      </w:del>
      <w:ins w:id="3082" w:author="Claude" w:date="2026-09-24T12:00:00Z">
        <w:r>
          <w:t xml:space="preserve">between levels</w:t>
        </w:r>
      </w:ins>
      <w:r>
        <w:t xml:space="preserve">, </w:t>
      </w:r>
      <w:del w:id="3083" w:author="Claude" w:date="2026-09-24T12:00:00Z">
        <w:r>
          <w:delText xml:space="preserve">and</w:delText>
        </w:r>
      </w:del>
      <w:ins w:id="3084" w:author="Claude" w:date="2026-09-24T12:00:00Z">
        <w:r>
          <w:t xml:space="preserve">which</w:t>
        </w:r>
      </w:ins>
      <w:r>
        <w:t xml:space="preserve"> </w:t>
      </w:r>
      <w:del w:id="3085" w:author="Claude" w:date="2026-09-24T12:00:00Z">
        <w:r>
          <w:delText xml:space="preserve">cannot</w:delText>
        </w:r>
      </w:del>
      <w:ins w:id="3086" w:author="Claude" w:date="2026-09-24T12:00:00Z">
        <w:r>
          <w:t xml:space="preserve">is</w:t>
        </w:r>
      </w:ins>
      <w:r>
        <w:t xml:space="preserve"> </w:t>
      </w:r>
      <w:del w:id="3087" w:author="Claude" w:date="2026-09-24T12:00:00Z">
        <w:r>
          <w:delText xml:space="preserve">produce</w:delText>
        </w:r>
      </w:del>
      <w:ins w:id="3088" w:author="Claude" w:date="2026-09-24T12:00:00Z">
        <w:r>
          <w:t xml:space="preserve">driven by</w:t>
        </w:r>
      </w:ins>
      <w:r>
        <w:t xml:space="preserve"> the </w:t>
      </w:r>
      <w:del w:id="3089" w:author="Claude" w:date="2026-09-24T12:00:00Z">
        <w:r>
          <w:delText xml:space="preserve">cross-dataset</w:delText>
        </w:r>
      </w:del>
      <w:ins w:id="3090" w:author="Claude" w:date="2026-09-24T12:00:00Z">
        <w:r>
          <w:t xml:space="preserve">drop</w:t>
        </w:r>
      </w:ins>
      <w:r>
        <w:t xml:space="preserve"> </w:t>
      </w:r>
      <w:del w:id="3091" w:author="Claude" w:date="2026-09-24T12:00:00Z">
        <w:r>
          <w:delText xml:space="preserve">inversion</w:delText>
        </w:r>
      </w:del>
      <w:ins w:id="3092" w:author="Claude" w:date="2026-09-24T12:00:00Z">
        <w:r>
          <w:t xml:space="preserve">in encoder scores</w:t>
        </w:r>
      </w:ins>
      <w:r>
        <w:t xml:space="preserve">. </w:t>
      </w:r>
      <w:del w:id="3093" w:author="Claude" w:date="2026-09-24T12:00:00Z">
        <w:r>
          <w:delText xml:space="preserve">Coverage</w:delText>
        </w:r>
      </w:del>
      <w:ins w:id="3094" w:author="Claude" w:date="2026-09-24T12:00:00Z">
        <w:r>
          <w:t xml:space="preserve">The</w:t>
        </w:r>
      </w:ins>
      <w:r>
        <w:t xml:space="preserve"> </w:t>
      </w:r>
      <w:del w:id="3095" w:author="Claude" w:date="2026-09-24T12:00:00Z">
        <w:r>
          <w:delText xml:space="preserve">is</w:delText>
        </w:r>
      </w:del>
      <w:ins w:id="3096" w:author="Claude" w:date="2026-09-24T12:00:00Z">
        <w:r>
          <w:t xml:space="preserve">study covers</w:t>
        </w:r>
      </w:ins>
      <w:r>
        <w:t xml:space="preserve"> English text and one NFR taxonomy. The pipeline, stored splits, </w:t>
      </w:r>
      <w:del w:id="3097" w:author="Claude" w:date="2026-09-24T12:00:00Z">
        <w:r>
          <w:delText xml:space="preserve">prediction store</w:delText>
        </w:r>
      </w:del>
      <w:ins w:id="3098" w:author="Claude" w:date="2026-09-24T12:00:00Z">
        <w:r>
          <w:t xml:space="preserve">predictions</w:t>
        </w:r>
      </w:ins>
      <w:r>
        <w:t xml:space="preserve"> and </w:t>
      </w:r>
      <w:del w:id="3099" w:author="Claude" w:date="2026-09-24T12:00:00Z">
        <w:r>
          <w:delText xml:space="preserve">typesetting</w:delText>
        </w:r>
      </w:del>
      <w:ins w:id="3100" w:author="Claude" w:date="2026-09-24T12:00:00Z">
        <w:r>
          <w:t xml:space="preserve">analysis</w:t>
        </w:r>
      </w:ins>
      <w:r>
        <w:t xml:space="preserve"> scripts will be released </w:t>
      </w:r>
      <w:del w:id="3101" w:author="Claude" w:date="2026-09-24T12:00:00Z">
        <w:r>
          <w:delText xml:space="preserve">on</w:delText>
        </w:r>
      </w:del>
      <w:ins w:id="3102" w:author="Claude" w:date="2026-09-24T12:00:00Z">
        <w:r>
          <w:t xml:space="preserve">upon</w:t>
        </w:r>
      </w:ins>
      <w:r>
        <w:t xml:space="preserve"> acceptance, so that every reported value can be recomputed from the raw predictions.</w:t>
      </w:r>
    </w:p>
    <w:p w14:paraId="7DB06809" w14:textId="77777777" w:rsidR="006B5908" w:rsidRDefault="00000000">
      <w:pPr>
        <w:pStyle w:val="Heading1"/>
      </w:pPr>
      <w:r>
        <w:t>Conclusion and Future Work</w:t>
      </w:r>
    </w:p>
    <w:p w14:paraId="73942F1B" w14:textId="77777777" w:rsidR="006B5908" w:rsidRDefault="00000000">
      <w:pPr>
        <w:pStyle w:val="BodyText"/>
      </w:pPr>
      <w:r>
        <w:t xml:space="preserve">We compared four fine-tuned encoder configurations with eight prompted LLMs on three requirements</w:t>
      </w:r>
      <w:del w:id="3103" w:author="Claude" w:date="2026-09-24T12:00:00Z">
        <w:r>
          <w:delText xml:space="preserve">-</w:delText>
        </w:r>
      </w:del>
      <w:ins w:id="3104" w:author="Claude" w:date="2026-09-24T12:00:00Z">
        <w:r>
          <w:t xml:space="preserve"> </w:t>
        </w:r>
      </w:ins>
      <w:r>
        <w:t xml:space="preserve">classification tasks, scoring both families on the same items </w:t>
      </w:r>
      <w:del w:id="3105" w:author="Claude" w:date="2026-09-24T12:00:00Z">
        <w:r>
          <w:delText xml:space="preserve">under</w:delText>
        </w:r>
      </w:del>
      <w:ins w:id="3106" w:author="Claude" w:date="2026-09-24T12:00:00Z">
        <w:r>
          <w:t xml:space="preserve">with</w:t>
        </w:r>
      </w:ins>
      <w:r>
        <w:t xml:space="preserve"> one label vocabulary and one scoring rule</w:t>
      </w:r>
      <w:del w:id="3107" w:author="Claude" w:date="2026-09-24T12:00:00Z">
        <w:r>
          <w:delText xml:space="preserve">,</w:delText>
        </w:r>
      </w:del>
      <w:r>
        <w:t xml:space="preserve"> </w:t>
      </w:r>
      <w:del w:id="3108" w:author="Claude" w:date="2026-09-24T12:00:00Z">
        <w:r>
          <w:delText xml:space="preserve">and</w:delText>
        </w:r>
      </w:del>
      <w:ins w:id="3109" w:author="Claude" w:date="2026-09-24T12:00:00Z">
        <w:r>
          <w:t xml:space="preserve">while</w:t>
        </w:r>
      </w:ins>
      <w:r>
        <w:t xml:space="preserve"> varying the distance between training and test data. In-domain</w:t>
      </w:r>
      <w:ins w:id="3110" w:author="Claude" w:date="2026-09-24T12:00:00Z">
        <w:r>
          <w:t xml:space="preserve">,</w:t>
        </w:r>
      </w:ins>
      <w:r>
        <w:t xml:space="preserve"> the encoders lead and, at the </w:t>
      </w:r>
      <w:ins w:id="3111" w:author="Claude" w:date="2026-09-24T12:00:00Z">
        <w:r>
          <w:t xml:space="preserve">available statistical </w:t>
        </w:r>
      </w:ins>
      <w:r>
        <w:t xml:space="preserve">power</w:t>
      </w:r>
      <w:del w:id="3112" w:author="Claude" w:date="2026-09-24T12:00:00Z">
        <w:r>
          <w:delText xml:space="preserve"> available</w:delText>
        </w:r>
      </w:del>
      <w:r>
        <w:t xml:space="preserve">, are </w:t>
      </w:r>
      <w:del w:id="3113" w:author="Claude" w:date="2026-09-24T12:00:00Z">
        <w:r>
          <w:delText xml:space="preserve">not</w:delText>
        </w:r>
      </w:del>
      <w:ins w:id="3114" w:author="Claude" w:date="2026-09-24T12:00:00Z">
        <w:r>
          <w:t xml:space="preserve">never</w:t>
        </w:r>
      </w:ins>
      <w:r>
        <w:t xml:space="preserve"> significantly outperformed</w:t>
      </w:r>
      <w:del w:id="3115" w:author="Claude" w:date="2026-09-24T12:00:00Z">
        <w:r>
          <w:delText xml:space="preserve">;</w:delText>
        </w:r>
      </w:del>
      <w:ins w:id="3116" w:author="Claude" w:date="2026-09-24T12:00:00Z">
        <w:r>
          <w:t xml:space="preserve">.</w:t>
        </w:r>
      </w:ins>
      <w:r>
        <w:t xml:space="preserve"> </w:t>
      </w:r>
      <w:del w:id="3117" w:author="Claude" w:date="2026-09-24T12:00:00Z">
        <w:r>
          <w:delText xml:space="preserve">across</w:delText>
        </w:r>
      </w:del>
      <w:ins w:id="3118" w:author="Claude" w:date="2026-09-24T12:00:00Z">
        <w:r>
          <w:t xml:space="preserve">On</w:t>
        </w:r>
      </w:ins>
      <w:r>
        <w:t xml:space="preserve"> an independently annotated corpus</w:t>
      </w:r>
      <w:ins w:id="3119" w:author="Claude" w:date="2026-09-24T12:00:00Z">
        <w:r>
          <w:t xml:space="preserve">,</w:t>
        </w:r>
      </w:ins>
      <w:r>
        <w:t xml:space="preserve"> the </w:t>
      </w:r>
      <w:del w:id="3120" w:author="Claude" w:date="2026-09-24T12:00:00Z">
        <w:r>
          <w:delText xml:space="preserve">ordering</w:delText>
        </w:r>
      </w:del>
      <w:ins w:id="3121" w:author="Claude" w:date="2026-09-24T12:00:00Z">
        <w:r>
          <w:t xml:space="preserve">ranking</w:t>
        </w:r>
      </w:ins>
      <w:r>
        <w:t xml:space="preserve"> </w:t>
      </w:r>
      <w:del w:id="3122" w:author="Claude" w:date="2026-09-24T12:00:00Z">
        <w:r>
          <w:delText xml:space="preserve">inverts,</w:delText>
        </w:r>
      </w:del>
      <w:ins w:id="3123" w:author="Claude" w:date="2026-09-24T12:00:00Z">
        <w:r>
          <w:t xml:space="preserve">reverses.</w:t>
        </w:r>
      </w:ins>
      <w:r>
        <w:t xml:space="preserve"> </w:t>
      </w:r>
      <w:del w:id="3124" w:author="Claude" w:date="2026-09-24T12:00:00Z">
        <w:r>
          <w:delText xml:space="preserve">while the</w:delText>
        </w:r>
      </w:del>
      <w:ins w:id="3125" w:author="Claude" w:date="2026-09-24T12:00:00Z">
        <w:r>
          <w:t xml:space="preserve">The</w:t>
        </w:r>
      </w:ins>
      <w:r>
        <w:t xml:space="preserve"> encoders </w:t>
      </w:r>
      <w:del w:id="3126" w:author="Claude" w:date="2026-09-24T12:00:00Z">
        <w:r>
          <w:delText xml:space="preserve">cost</w:delText>
        </w:r>
      </w:del>
      <w:ins w:id="3127" w:author="Claude" w:date="2026-09-24T12:00:00Z">
        <w:r>
          <w:t xml:space="preserve">remain</w:t>
        </w:r>
      </w:ins>
      <w:r>
        <w:t xml:space="preserve"> an order of magnitude </w:t>
      </w:r>
      <w:del w:id="3128" w:author="Claude" w:date="2026-09-24T12:00:00Z">
        <w:r>
          <w:delText xml:space="preserve">less</w:delText>
        </w:r>
      </w:del>
      <w:ins w:id="3129" w:author="Claude" w:date="2026-09-24T12:00:00Z">
        <w:r>
          <w:t xml:space="preserve">cheaper</w:t>
        </w:r>
      </w:ins>
      <w:r>
        <w:t xml:space="preserve"> to run and </w:t>
      </w:r>
      <w:del w:id="3130" w:author="Claude" w:date="2026-09-24T12:00:00Z">
        <w:r>
          <w:delText xml:space="preserve">reach</w:delText>
        </w:r>
      </w:del>
      <w:ins w:id="3131" w:author="Claude" w:date="2026-09-24T12:00:00Z">
        <w:r>
          <w:t xml:space="preserve">recover</w:t>
        </w:r>
      </w:ins>
      <w:r>
        <w:t xml:space="preserve"> </w:t>
      </w:r>
      <w:del w:id="3132" w:author="Claude" w:date="2026-09-24T12:00:00Z">
        <w:r>
          <w:delText xml:space="preserve">compute-</w:delText>
        </w:r>
      </w:del>
      <w:ins w:id="3133" w:author="Claude" w:date="2026-09-24T12:00:00Z">
        <w:r>
          <w:t xml:space="preserve">their training </w:t>
        </w:r>
      </w:ins>
      <w:r>
        <w:t xml:space="preserve">cost</w:t>
      </w:r>
      <w:del w:id="3134" w:author="Claude" w:date="2026-09-24T12:00:00Z">
        <w:r>
          <w:delText xml:space="preserve"> break-even</w:delText>
        </w:r>
      </w:del>
      <w:r>
        <w:t xml:space="preserve"> within a few hundred classifications. The results are consistent with </w:t>
      </w:r>
      <w:del w:id="3135" w:author="Claude" w:date="2026-09-24T12:00:00Z">
        <w:r>
          <w:delText xml:space="preserve">one</w:delText>
        </w:r>
      </w:del>
      <w:ins w:id="3136" w:author="Claude" w:date="2026-09-24T12:00:00Z">
        <w:r>
          <w:t xml:space="preserve">a single</w:t>
        </w:r>
      </w:ins>
      <w:r>
        <w:t xml:space="preserve"> mechanism in both families: each takes its estimate of class prevalence from a source other than the corpus being classified. A </w:t>
      </w:r>
      <w:del w:id="3137" w:author="Claude" w:date="2026-09-24T12:00:00Z">
        <w:r>
          <w:delText xml:space="preserve">score</w:delText>
        </w:r>
      </w:del>
      <w:ins w:id="3138" w:author="Claude" w:date="2026-09-24T12:00:00Z">
        <w:r>
          <w:t xml:space="preserve">result</w:t>
        </w:r>
      </w:ins>
      <w:r>
        <w:t xml:space="preserve"> measured </w:t>
      </w:r>
      <w:del w:id="3139" w:author="Claude" w:date="2026-09-24T12:00:00Z">
        <w:r>
          <w:delText xml:space="preserve">inside</w:delText>
        </w:r>
      </w:del>
      <w:ins w:id="3140" w:author="Claude" w:date="2026-09-24T12:00:00Z">
        <w:r>
          <w:t xml:space="preserve">within</w:t>
        </w:r>
      </w:ins>
      <w:r>
        <w:t xml:space="preserve"> one dataset </w:t>
      </w:r>
      <w:del w:id="3141" w:author="Claude" w:date="2026-09-24T12:00:00Z">
        <w:r>
          <w:delText xml:space="preserve">is</w:delText>
        </w:r>
      </w:del>
      <w:ins w:id="3142" w:author="Claude" w:date="2026-09-24T12:00:00Z">
        <w:r>
          <w:t xml:space="preserve">can</w:t>
        </w:r>
      </w:ins>
      <w:r>
        <w:t xml:space="preserve"> therefore </w:t>
      </w:r>
      <w:del w:id="3143" w:author="Claude" w:date="2026-09-24T12:00:00Z">
        <w:r>
          <w:delText xml:space="preserve">not a partial answer</w:delText>
        </w:r>
      </w:del>
      <w:ins w:id="3144" w:author="Claude" w:date="2026-09-24T12:00:00Z">
        <w:r>
          <w:t xml:space="preserve">lead</w:t>
        </w:r>
      </w:ins>
      <w:r>
        <w:t xml:space="preserve"> to </w:t>
      </w:r>
      <w:del w:id="3145" w:author="Claude" w:date="2026-09-24T12:00:00Z">
        <w:r>
          <w:delText xml:space="preserve">which</w:delText>
        </w:r>
      </w:del>
      <w:ins w:id="3146" w:author="Claude" w:date="2026-09-24T12:00:00Z">
        <w:r>
          <w:t xml:space="preserve">the</w:t>
        </w:r>
      </w:ins>
      <w:r>
        <w:t xml:space="preserve"> </w:t>
      </w:r>
      <w:del w:id="3147" w:author="Claude" w:date="2026-09-24T12:00:00Z">
        <w:r>
          <w:delText xml:space="preserve">approach</w:delText>
        </w:r>
      </w:del>
      <w:ins w:id="3148" w:author="Claude" w:date="2026-09-24T12:00:00Z">
        <w:r>
          <w:t xml:space="preserve">wrong</w:t>
        </w:r>
      </w:ins>
      <w:r>
        <w:t xml:space="preserve"> </w:t>
      </w:r>
      <w:del w:id="3149" w:author="Claude" w:date="2026-09-24T12:00:00Z">
        <w:r>
          <w:delText xml:space="preserve">to</w:delText>
        </w:r>
      </w:del>
      <w:ins w:id="3150" w:author="Claude" w:date="2026-09-24T12:00:00Z">
        <w:r>
          <w:t xml:space="preserve">choice</w:t>
        </w:r>
      </w:ins>
      <w:r>
        <w:t xml:space="preserve"> </w:t>
      </w:r>
      <w:del w:id="3151" w:author="Claude" w:date="2026-09-24T12:00:00Z">
        <w:r>
          <w:delText xml:space="preserve">adopt; it can be</w:delText>
        </w:r>
      </w:del>
      <w:ins w:id="3152" w:author="Claude" w:date="2026-09-24T12:00:00Z">
        <w:r>
          <w:t xml:space="preserve">between</w:t>
        </w:r>
      </w:ins>
      <w:r>
        <w:t xml:space="preserve"> the </w:t>
      </w:r>
      <w:del w:id="3153" w:author="Claude" w:date="2026-09-24T12:00:00Z">
        <w:r>
          <w:delText xml:space="preserve">opposite</w:delText>
        </w:r>
      </w:del>
      <w:ins w:id="3154" w:author="Claude" w:date="2026-09-24T12:00:00Z">
        <w:r>
          <w:t xml:space="preserve">two</w:t>
        </w:r>
      </w:ins>
      <w:r>
        <w:t xml:space="preserve"> </w:t>
      </w:r>
      <w:del w:id="3155" w:author="Claude" w:date="2026-09-24T12:00:00Z">
        <w:r>
          <w:delText xml:space="preserve">answer</w:delText>
        </w:r>
      </w:del>
      <w:ins w:id="3156" w:author="Claude" w:date="2026-09-24T12:00:00Z">
        <w:r>
          <w:t xml:space="preserve">approaches</w:t>
        </w:r>
      </w:ins>
      <w:r>
        <w:t xml:space="preserve">.</w:t>
      </w:r>
    </w:p>
    <w:p w14:paraId="08468780" w14:textId="77777777" w:rsidR="006B5908" w:rsidRDefault="00000000">
      <w:pPr>
        <w:pStyle w:val="BodyText"/>
      </w:pPr>
      <w:del w:id="3157" w:author="Claude" w:date="2026-09-24T12:00:00Z">
        <w:r>
          <w:delText xml:space="preserve">Two</w:delText>
        </w:r>
      </w:del>
      <w:ins w:id="3158" w:author="Claude" w:date="2026-09-24T12:00:00Z">
        <w:r>
          <w:t xml:space="preserve">We see two</w:t>
        </w:r>
      </w:ins>
      <w:r>
        <w:t xml:space="preserve"> directions </w:t>
      </w:r>
      <w:del w:id="3159" w:author="Claude" w:date="2026-09-24T12:00:00Z">
        <w:r>
          <w:delText xml:space="preserve">follow</w:delText>
        </w:r>
      </w:del>
      <w:ins w:id="3160" w:author="Claude" w:date="2026-09-24T12:00:00Z">
        <w:r>
          <w:t xml:space="preserve">for</w:t>
        </w:r>
      </w:ins>
      <w:r>
        <w:t xml:space="preserve"> </w:t>
      </w:r>
      <w:del w:id="3161" w:author="Claude" w:date="2026-09-24T12:00:00Z">
        <w:r>
          <w:delText xml:space="preserve">directly</w:delText>
        </w:r>
      </w:del>
      <w:ins w:id="3162" w:author="Claude" w:date="2026-09-24T12:00:00Z">
        <w:r>
          <w:t xml:space="preserve">future</w:t>
        </w:r>
      </w:ins>
      <w:r>
        <w:t xml:space="preserve"> </w:t>
      </w:r>
      <w:del w:id="3163" w:author="Claude" w:date="2026-09-24T12:00:00Z">
        <w:r>
          <w:delText xml:space="preserve">from the limits above</w:delText>
        </w:r>
      </w:del>
      <w:ins w:id="3164" w:author="Claude" w:date="2026-09-24T12:00:00Z">
        <w:r>
          <w:t xml:space="preserve">work</w:t>
        </w:r>
      </w:ins>
      <w:r>
        <w:t xml:space="preserve">. </w:t>
      </w:r>
      <w:r>
        <w:rPr>
          <w:b/>
          <w:rPrChange w:id="3165" w:author="Claude" w:date="2026-09-24T12:00:00Z">
            <w:rPr/>
          </w:rPrChange>
        </w:rPr>
        <w:t xml:space="preserve">Fine-tuning the LLMs.</w:t>
      </w:r>
      <w:r>
        <w:t xml:space="preserve"> The prompted models </w:t>
      </w:r>
      <w:del w:id="3186" w:author="Claude" w:date="2026-09-24T12:00:00Z">
        <w:r>
          <w:delText xml:space="preserve">are</w:delText>
        </w:r>
      </w:del>
      <w:ins w:id="3187" w:author="Claude" w:date="2026-09-24T12:00:00Z">
        <w:r>
          <w:t xml:space="preserve">were</w:t>
        </w:r>
      </w:ins>
      <w:r>
        <w:t xml:space="preserve"> used </w:t>
      </w:r>
      <w:del w:id="3188" w:author="Claude" w:date="2026-09-24T12:00:00Z">
        <w:r>
          <w:delText xml:space="preserve">as</w:delText>
        </w:r>
      </w:del>
      <w:ins w:id="3189" w:author="Claude" w:date="2026-09-24T12:00:00Z">
        <w:r>
          <w:t xml:space="preserve">off</w:t>
        </w:r>
      </w:ins>
      <w:r>
        <w:t xml:space="preserve"> </w:t>
      </w:r>
      <w:del w:id="3190" w:author="Claude" w:date="2026-09-24T12:00:00Z">
        <w:r>
          <w:delText xml:space="preserve">they</w:delText>
        </w:r>
      </w:del>
      <w:ins w:id="3191" w:author="Claude" w:date="2026-09-24T12:00:00Z">
        <w:r>
          <w:t xml:space="preserve">the</w:t>
        </w:r>
      </w:ins>
      <w:r>
        <w:t xml:space="preserve"> </w:t>
      </w:r>
      <w:del w:id="3192" w:author="Claude" w:date="2026-09-24T12:00:00Z">
        <w:r>
          <w:delText xml:space="preserve">ship</w:delText>
        </w:r>
      </w:del>
      <w:ins w:id="3193" w:author="Claude" w:date="2026-09-24T12:00:00Z">
        <w:r>
          <w:t xml:space="preserve">shelf</w:t>
        </w:r>
      </w:ins>
      <w:r>
        <w:t xml:space="preserve">, </w:t>
      </w:r>
      <w:del w:id="3194" w:author="Claude" w:date="2026-09-24T12:00:00Z">
        <w:r>
          <w:delText xml:space="preserve">which leaves</w:delText>
        </w:r>
      </w:del>
      <w:ins w:id="3195" w:author="Claude" w:date="2026-09-24T12:00:00Z">
        <w:r>
          <w:t xml:space="preserve">so</w:t>
        </w:r>
      </w:ins>
      <w:r>
        <w:t xml:space="preserve"> the comparison</w:t>
      </w:r>
      <w:ins w:id="3196" w:author="Claude" w:date="2026-09-24T12:00:00Z">
        <w:r>
          <w:t xml:space="preserve"> is</w:t>
        </w:r>
      </w:ins>
      <w:r>
        <w:t xml:space="preserve"> one-sided: the encoders are adapted to the task and the LLMs are not. Alhoshan et al. fine-tune generative models in-domain [9]</w:t>
      </w:r>
      <w:del w:id="3197" w:author="Claude" w:date="2026-09-24T12:00:00Z">
        <w:r>
          <w:delText xml:space="preserve">;</w:delText>
        </w:r>
      </w:del>
      <w:ins w:id="3198" w:author="Claude" w:date="2026-09-24T12:00:00Z">
        <w:r>
          <w:t xml:space="preserve">,</w:t>
        </w:r>
      </w:ins>
      <w:r>
        <w:t xml:space="preserve"> </w:t>
      </w:r>
      <w:del w:id="3199" w:author="Claude" w:date="2026-09-24T12:00:00Z">
        <w:r>
          <w:delText xml:space="preserve">what</w:delText>
        </w:r>
      </w:del>
      <w:ins w:id="3200" w:author="Claude" w:date="2026-09-24T12:00:00Z">
        <w:r>
          <w:t xml:space="preserve">but transfer</w:t>
        </w:r>
      </w:ins>
      <w:r>
        <w:t xml:space="preserve"> remains open</w:t>
      </w:r>
      <w:del w:id="3201" w:author="Claude" w:date="2026-09-24T12:00:00Z">
        <w:r>
          <w:delText xml:space="preserve"> is transfer</w:delText>
        </w:r>
      </w:del>
      <w:r>
        <w:t xml:space="preserve">. </w:t>
      </w:r>
      <w:del w:id="3202" w:author="Claude" w:date="2026-09-24T12:00:00Z">
        <w:r>
          <w:delText xml:space="preserve">Fitting</w:delText>
        </w:r>
      </w:del>
      <w:ins w:id="3203" w:author="Claude" w:date="2026-09-24T12:00:00Z">
        <w:r>
          <w:t xml:space="preserve">Training</w:t>
        </w:r>
      </w:ins>
      <w:r>
        <w:t xml:space="preserve"> LoRA adapters </w:t>
      </w:r>
      <w:del w:id="3204" w:author="Claude" w:date="2026-09-24T12:00:00Z">
        <w:r>
          <w:delText xml:space="preserve">over</w:delText>
        </w:r>
      </w:del>
      <w:ins w:id="3205" w:author="Claude" w:date="2026-09-24T12:00:00Z">
        <w:r>
          <w:t xml:space="preserve">on</w:t>
        </w:r>
      </w:ins>
      <w:r>
        <w:t xml:space="preserve"> the same 4-bit checkpoints [21], </w:t>
      </w:r>
      <w:del w:id="3206" w:author="Claude" w:date="2026-09-24T12:00:00Z">
        <w:r>
          <w:delText xml:space="preserve">re-trained</w:delText>
        </w:r>
      </w:del>
      <w:ins w:id="3207" w:author="Claude" w:date="2026-09-24T12:00:00Z">
        <w:r>
          <w:t xml:space="preserve">retrained</w:t>
        </w:r>
      </w:ins>
      <w:r>
        <w:t xml:space="preserve"> at each level </w:t>
      </w:r>
      <w:del w:id="3208" w:author="Claude" w:date="2026-09-24T12:00:00Z">
        <w:r>
          <w:delText xml:space="preserve">exactly as</w:delText>
        </w:r>
      </w:del>
      <w:ins w:id="3209" w:author="Claude" w:date="2026-09-24T12:00:00Z">
        <w:r>
          <w:t xml:space="preserve">like</w:t>
        </w:r>
      </w:ins>
      <w:r>
        <w:t xml:space="preserve"> the encoders</w:t>
      </w:r>
      <w:del w:id="3210" w:author="Claude" w:date="2026-09-24T12:00:00Z">
        <w:r>
          <w:delText xml:space="preserve"> are</w:delText>
        </w:r>
      </w:del>
      <w:r>
        <w:t xml:space="preserve">, would </w:t>
      </w:r>
      <w:del w:id="3211" w:author="Claude" w:date="2026-09-24T12:00:00Z">
        <w:r>
          <w:delText xml:space="preserve">separate</w:delText>
        </w:r>
      </w:del>
      <w:ins w:id="3212" w:author="Claude" w:date="2026-09-24T12:00:00Z">
        <w:r>
          <w:t xml:space="preserve">show</w:t>
        </w:r>
      </w:ins>
      <w:r>
        <w:t xml:space="preserve"> whether</w:t>
      </w:r>
      <w:ins w:id="3213" w:author="Claude" w:date="2026-09-24T12:00:00Z">
        <w:r>
          <w:t xml:space="preserve"> the</w:t>
        </w:r>
      </w:ins>
      <w:r>
        <w:t xml:space="preserve"> prompted models transfer better because they are generative or simply because they were never fitted to a source corpus</w:t>
      </w:r>
      <w:del w:id="3214" w:author="Claude" w:date="2026-09-24T12:00:00Z">
        <w:r>
          <w:delText xml:space="preserve">,</w:delText>
        </w:r>
      </w:del>
      <w:ins w:id="3215" w:author="Claude" w:date="2026-09-24T12:00:00Z">
        <w:r>
          <w:t xml:space="preserve">.</w:t>
        </w:r>
      </w:ins>
      <w:r>
        <w:t xml:space="preserve"> </w:t>
      </w:r>
      <w:del w:id="3216" w:author="Claude" w:date="2026-09-24T12:00:00Z">
        <w:r>
          <w:delText xml:space="preserve">and</w:delText>
        </w:r>
      </w:del>
      <w:ins w:id="3217" w:author="Claude" w:date="2026-09-24T12:00:00Z">
        <w:r>
          <w:t xml:space="preserve">It</w:t>
        </w:r>
      </w:ins>
      <w:r>
        <w:t xml:space="preserve"> would </w:t>
      </w:r>
      <w:del w:id="3218" w:author="Claude" w:date="2026-09-24T12:00:00Z">
        <w:r>
          <w:delText xml:space="preserve">put</w:delText>
        </w:r>
      </w:del>
      <w:ins w:id="3219" w:author="Claude" w:date="2026-09-24T12:00:00Z">
        <w:r>
          <w:t xml:space="preserve">also add</w:t>
        </w:r>
      </w:ins>
      <w:r>
        <w:t xml:space="preserve"> a </w:t>
      </w:r>
      <w:del w:id="3220" w:author="Claude" w:date="2026-09-24T12:00:00Z">
        <w:r>
          <w:delText xml:space="preserve">tuning</w:delText>
        </w:r>
      </w:del>
      <w:ins w:id="3221" w:author="Claude" w:date="2026-09-24T12:00:00Z">
        <w:r>
          <w:t xml:space="preserve">training</w:t>
        </w:r>
      </w:ins>
      <w:r>
        <w:t xml:space="preserve"> cost </w:t>
      </w:r>
      <w:del w:id="3222" w:author="Claude" w:date="2026-09-24T12:00:00Z">
        <w:r>
          <w:delText xml:space="preserve">into</w:delText>
        </w:r>
      </w:del>
      <w:ins w:id="3223" w:author="Claude" w:date="2026-09-24T12:00:00Z">
        <w:r>
          <w:t xml:space="preserve">for</w:t>
        </w:r>
      </w:ins>
      <w:r>
        <w:t xml:space="preserve"> </w:t>
      </w:r>
      <w:del w:id="3224" w:author="Claude" w:date="2026-09-24T12:00:00Z">
        <w:r>
          <w:delText xml:space="preserve">a</w:delText>
        </w:r>
      </w:del>
      <w:ins w:id="3225" w:author="Claude" w:date="2026-09-24T12:00:00Z">
        <w:r>
          <w:t xml:space="preserve">this</w:t>
        </w:r>
      </w:ins>
      <w:r>
        <w:t xml:space="preserve"> </w:t>
      </w:r>
      <w:del w:id="3226" w:author="Claude" w:date="2026-09-24T12:00:00Z">
        <w:r>
          <w:delText xml:space="preserve">comparison</w:delText>
        </w:r>
      </w:del>
      <w:ins w:id="3227" w:author="Claude" w:date="2026-09-24T12:00:00Z">
        <w:r>
          <w:t xml:space="preserve">family,</w:t>
        </w:r>
      </w:ins>
      <w:r>
        <w:t xml:space="preserve"> </w:t>
      </w:r>
      <w:del w:id="3228" w:author="Claude" w:date="2026-09-24T12:00:00Z">
        <w:r>
          <w:delText xml:space="preserve">that</w:delText>
        </w:r>
      </w:del>
      <w:ins w:id="3229" w:author="Claude" w:date="2026-09-24T12:00:00Z">
        <w:r>
          <w:t xml:space="preserve">which</w:t>
        </w:r>
      </w:ins>
      <w:r>
        <w:t xml:space="preserve"> </w:t>
      </w:r>
      <w:del w:id="3230" w:author="Claude" w:date="2026-09-24T12:00:00Z">
        <w:r>
          <w:delText xml:space="preserve">at</w:delText>
        </w:r>
      </w:del>
      <w:ins w:id="3231" w:author="Claude" w:date="2026-09-24T12:00:00Z">
        <w:r>
          <w:t xml:space="preserve">is</w:t>
        </w:r>
      </w:ins>
      <w:r>
        <w:t xml:space="preserve"> </w:t>
      </w:r>
      <w:del w:id="3232" w:author="Claude" w:date="2026-09-24T12:00:00Z">
        <w:r>
          <w:delText xml:space="preserve">present</w:delText>
        </w:r>
      </w:del>
      <w:ins w:id="3233" w:author="Claude" w:date="2026-09-24T12:00:00Z">
        <w:r>
          <w:t xml:space="preserve">currently</w:t>
        </w:r>
      </w:ins>
      <w:r>
        <w:t xml:space="preserve"> </w:t>
      </w:r>
      <w:del w:id="3234" w:author="Claude" w:date="2026-09-24T12:00:00Z">
        <w:r>
          <w:delText xml:space="preserve">prices</w:delText>
        </w:r>
      </w:del>
      <w:ins w:id="3235" w:author="Claude" w:date="2026-09-24T12:00:00Z">
        <w:r>
          <w:t xml:space="preserve">priced</w:t>
        </w:r>
      </w:ins>
      <w:r>
        <w:t xml:space="preserve"> </w:t>
      </w:r>
      <w:del w:id="3236" w:author="Claude" w:date="2026-09-24T12:00:00Z">
        <w:r>
          <w:delText xml:space="preserve">only</w:delText>
        </w:r>
      </w:del>
      <w:ins w:id="3237" w:author="Claude" w:date="2026-09-24T12:00:00Z">
        <w:r>
          <w:t xml:space="preserve">for</w:t>
        </w:r>
      </w:ins>
      <w:r>
        <w:t xml:space="preserve"> inference </w:t>
      </w:r>
      <w:del w:id="3238" w:author="Claude" w:date="2026-09-24T12:00:00Z">
        <w:r>
          <w:delText xml:space="preserve">for that family</w:delText>
        </w:r>
      </w:del>
      <w:ins w:id="3239" w:author="Claude" w:date="2026-09-24T12:00:00Z">
        <w:r>
          <w:t xml:space="preserve">only</w:t>
        </w:r>
      </w:ins>
      <w:r>
        <w:t xml:space="preserve">.</w:t>
      </w:r>
    </w:p>
    <w:p w14:paraId="14C8FD77" w14:textId="77777777" w:rsidR="006B5908" w:rsidRDefault="00000000">
      <w:pPr>
        <w:pStyle w:val="BodyText"/>
      </w:pPr>
      <w:del w:id="3240" w:author="Claude" w:date="2026-09-24T12:00:00Z">
        <w:r>
          <w:delText xml:space="preserve">Cross-dataset</w:delText>
        </w:r>
      </w:del>
      <w:ins w:id="3241" w:author="Claude" w:date="2026-09-24T12:00:00Z">
        <w:r>
          <w:rPr>
            <w:b/>
          </w:rPr>
          <w:t xml:space="preserve">Cross-dataset evaluation with GitReq.</w:t>
        </w:r>
      </w:ins>
      <w:r>
        <w:t xml:space="preserve"> </w:t>
      </w:r>
      <w:del w:id="3242" w:author="Claude" w:date="2026-09-24T12:00:00Z">
        <w:r>
          <w:delText xml:space="preserve">evaluation</w:delText>
        </w:r>
      </w:del>
      <w:ins w:id="3243" w:author="Claude" w:date="2026-09-24T12:00:00Z">
        <w:r>
          <w:t xml:space="preserve">Since</w:t>
        </w:r>
      </w:ins>
      <w:r>
        <w:t xml:space="preserve"> </w:t>
      </w:r>
      <w:del w:id="3244" w:author="Claude" w:date="2026-09-24T12:00:00Z">
        <w:r>
          <w:delText xml:space="preserve">with PURE. The</w:delText>
        </w:r>
      </w:del>
      <w:ins w:id="3245" w:author="Claude" w:date="2026-09-24T12:00:00Z">
        <w:r>
          <w:t xml:space="preserve">the</w:t>
        </w:r>
      </w:ins>
      <w:r>
        <w:t xml:space="preserve"> reversal </w:t>
      </w:r>
      <w:del w:id="3246" w:author="Claude" w:date="2026-09-24T12:00:00Z">
        <w:r>
          <w:delText xml:space="preserve">is</w:delText>
        </w:r>
      </w:del>
      <w:ins w:id="3247" w:author="Claude" w:date="2026-09-24T12:00:00Z">
        <w:r>
          <w:t xml:space="preserve">was</w:t>
        </w:r>
      </w:ins>
      <w:r>
        <w:t xml:space="preserve"> </w:t>
      </w:r>
      <w:del w:id="3248" w:author="Claude" w:date="2026-09-24T12:00:00Z">
        <w:r>
          <w:delText xml:space="preserve">seen</w:delText>
        </w:r>
      </w:del>
      <w:ins w:id="3249" w:author="Claude" w:date="2026-09-24T12:00:00Z">
        <w:r>
          <w:t xml:space="preserve">observed</w:t>
        </w:r>
      </w:ins>
      <w:r>
        <w:t xml:space="preserve"> on one corpus pair,</w:t>
      </w:r>
      <w:del w:id="3250" w:author="Claude" w:date="2026-09-24T12:00:00Z">
        <w:r>
          <w:delText xml:space="preserve"> so</w:delText>
        </w:r>
      </w:del>
      <w:r>
        <w:t xml:space="preserve"> the next step is a third, independently annotated </w:t>
      </w:r>
      <w:del w:id="3251" w:author="Claude" w:date="2026-09-24T12:00:00Z">
        <w:r>
          <w:delText xml:space="preserve">source:</w:delText>
        </w:r>
      </w:del>
      <w:ins w:id="3252" w:author="Claude" w:date="2026-09-24T12:00:00Z">
        <w:r>
          <w:t xml:space="preserve">corpus.</w:t>
        </w:r>
      </w:ins>
      <w:r>
        <w:t xml:space="preserve"> </w:t>
      </w:r>
      <w:del w:id="3253" w:author="Claude" w:date="2026-09-24T12:00:00Z">
        <w:r>
          <w:delText xml:space="preserve">PURE</w:delText>
        </w:r>
      </w:del>
      <w:ins w:id="3254" w:author="Claude" w:date="2026-09-24T12:00:00Z">
        <w:r>
          <w:t xml:space="preserve">GitReq contains 6</w:t>
        </w:r>
      </w:ins>
      <w:r>
        <w:t xml:space="preserve">,</w:t>
      </w:r>
      <w:ins w:id="3255" w:author="Claude" w:date="2026-09-24T12:00:00Z">
        <w:r>
          <w:t xml:space="preserve">302</w:t>
        </w:r>
      </w:ins>
      <w:r>
        <w:t xml:space="preserve"> </w:t>
      </w:r>
      <w:del w:id="3256" w:author="Claude" w:date="2026-09-24T12:00:00Z">
        <w:r>
          <w:delText xml:space="preserve">a public collection of complete</w:delText>
        </w:r>
      </w:del>
      <w:ins w:id="3257" w:author="Claude" w:date="2026-09-24T12:00:00Z">
        <w:r>
          <w:t xml:space="preserve">expert-validated</w:t>
        </w:r>
      </w:ins>
      <w:r>
        <w:t xml:space="preserve"> requirements </w:t>
      </w:r>
      <w:del w:id="3258" w:author="Claude" w:date="2026-09-24T12:00:00Z">
        <w:r>
          <w:delText xml:space="preserve">documents</w:delText>
        </w:r>
      </w:del>
      <w:ins w:id="3259" w:author="Claude" w:date="2026-09-24T12:00:00Z">
        <w:r>
          <w:t xml:space="preserve">mined from 4,080 GitHub repositories</w:t>
        </w:r>
      </w:ins>
      <w:r>
        <w:t xml:space="preserve"> [27]. It </w:t>
      </w:r>
      <w:ins w:id="3260" w:author="Claude" w:date="2026-09-24T12:00:00Z">
        <w:r>
          <w:t xml:space="preserve">includes functional requirements and seven quality categories that all occur in the PROMISE_exp taxonomy, security among them, so all three tasks could be evaluated across corpora on the shared labels. It </w:t>
        </w:r>
      </w:ins>
      <w:r>
        <w:t xml:space="preserve">would </w:t>
      </w:r>
      <w:del w:id="3261" w:author="Claude" w:date="2026-09-24T12:00:00Z">
        <w:r>
          <w:delText xml:space="preserve">turn one cross-dataset contrast into several,</w:delText>
        </w:r>
      </w:del>
      <w:ins w:id="3262" w:author="Claude" w:date="2026-09-24T12:00:00Z">
        <w:r>
          <w:t xml:space="preserve">also</w:t>
        </w:r>
      </w:ins>
      <w:r>
        <w:t xml:space="preserve"> allow the prevalence gap between training and test </w:t>
      </w:r>
      <w:del w:id="3263" w:author="Claude" w:date="2026-09-24T12:00:00Z">
        <w:r>
          <w:delText xml:space="preserve">corpus</w:delText>
        </w:r>
      </w:del>
      <w:ins w:id="3264" w:author="Claude" w:date="2026-09-24T12:00:00Z">
        <w:r>
          <w:t xml:space="preserve">corpora</w:t>
        </w:r>
      </w:ins>
      <w:r>
        <w:t xml:space="preserve"> to be varied </w:t>
      </w:r>
      <w:del w:id="3265" w:author="Claude" w:date="2026-09-24T12:00:00Z">
        <w:r>
          <w:delText xml:space="preserve">rather than merely observed</w:delText>
        </w:r>
      </w:del>
      <w:ins w:id="3266" w:author="Claude" w:date="2026-09-24T12:00:00Z">
        <w:r>
          <w:t xml:space="preserve">systematically</w:t>
        </w:r>
      </w:ins>
      <w:r>
        <w:t xml:space="preserve">, </w:t>
      </w:r>
      <w:del w:id="3267" w:author="Claude" w:date="2026-09-24T12:00:00Z">
        <w:r>
          <w:delText xml:space="preserve">and supply</w:delText>
        </w:r>
      </w:del>
      <w:ins w:id="3268" w:author="Claude" w:date="2026-09-24T12:00:00Z">
        <w:r>
          <w:t xml:space="preserve">on</w:t>
        </w:r>
      </w:ins>
      <w:r>
        <w:t xml:space="preserve"> a </w:t>
      </w:r>
      <w:del w:id="3269" w:author="Claude" w:date="2026-09-24T12:00:00Z">
        <w:r>
          <w:delText xml:space="preserve">corpus</w:delText>
        </w:r>
      </w:del>
      <w:ins w:id="3270" w:author="Claude" w:date="2026-09-24T12:00:00Z">
        <w:r>
          <w:t xml:space="preserve">different</w:t>
        </w:r>
      </w:ins>
      <w:r>
        <w:t xml:space="preserve"> </w:t>
      </w:r>
      <w:del w:id="3271" w:author="Claude" w:date="2026-09-24T12:00:00Z">
        <w:r>
          <w:delText xml:space="preserve">less</w:delText>
        </w:r>
      </w:del>
      <w:ins w:id="3272" w:author="Claude" w:date="2026-09-24T12:00:00Z">
        <w:r>
          <w:t xml:space="preserve">kind</w:t>
        </w:r>
      </w:ins>
      <w:r>
        <w:t xml:space="preserve"> </w:t>
      </w:r>
      <w:del w:id="3273" w:author="Claude" w:date="2026-09-24T12:00:00Z">
        <w:r>
          <w:delText xml:space="preserve">likely</w:delText>
        </w:r>
      </w:del>
      <w:ins w:id="3274" w:author="Claude" w:date="2026-09-24T12:00:00Z">
        <w:r>
          <w:t xml:space="preserve">of</w:t>
        </w:r>
      </w:ins>
      <w:r>
        <w:t xml:space="preserve"> </w:t>
      </w:r>
      <w:del w:id="3275" w:author="Claude" w:date="2026-09-24T12:00:00Z">
        <w:r>
          <w:delText xml:space="preserve">to have been seen during pre-training</w:delText>
        </w:r>
      </w:del>
      <w:ins w:id="3276" w:author="Claude" w:date="2026-09-24T12:00:00Z">
        <w:r>
          <w:t xml:space="preserve">text</w:t>
        </w:r>
      </w:ins>
      <w:r>
        <w:t xml:space="preserve">.</w:t>
      </w:r>
    </w:p>
    <w:p w14:paraId="16E0192B" w14:textId="77777777" w:rsidR="006B5908" w:rsidRDefault="00000000">
      <w:pPr>
        <w:pStyle w:val="Heading1"/>
        <w:numPr>
          <w:ilvl w:val="0"/>
          <w:numId w:val="0"/>
        </w:numPr>
      </w:pPr>
      <w:r>
        <w:t>References</w:t>
      </w:r>
    </w:p>
    <w:p w14:paraId="2E3251ED" w14:textId="77777777" w:rsidR="006B5908" w:rsidRDefault="00000000">
      <w:pPr>
        <w:pStyle w:val="references"/>
      </w:pPr>
      <w:r>
        <w:t>“ISO/IEC/IEEE International Standard — Systems and software engineering — Life cycle processes — Requirements engineering,” in ISO/IEC/IEEE 29148:2018(E), pp. 1–104, 30 Nov. 2018, doi: 10.1109/IEEESTD.2018.8559686.</w:t>
      </w:r>
    </w:p>
    <w:p w14:paraId="5B7DB9A0" w14:textId="77777777" w:rsidR="006B5908" w:rsidRDefault="00000000">
      <w:pPr>
        <w:pStyle w:val="references"/>
      </w:pPr>
      <w:r>
        <w:t>J. Cleland-Huang et al., “Automated classification of non-functional requirements,” Requirements Eng., vol. 12, no. 2, pp. 103–120, 2007.</w:t>
      </w:r>
    </w:p>
    <w:p w14:paraId="014728BD" w14:textId="77777777" w:rsidR="006B5908" w:rsidRDefault="00000000">
      <w:pPr>
        <w:pStyle w:val="references"/>
      </w:pPr>
      <w:r>
        <w:t>Z. Kurtanović and W. Maalej, “Automatically classifying functional and non-functional requirements using supervised machine learning,” in Proc. IEEE RE, 2017, pp. 490–495.</w:t>
      </w:r>
    </w:p>
    <w:p w14:paraId="21F28692" w14:textId="77777777" w:rsidR="006B5908" w:rsidRDefault="00000000">
      <w:pPr>
        <w:pStyle w:val="references"/>
      </w:pPr>
      <w:r>
        <w:t>T. Hey et al., “NoRBERT: Transfer learning for requirements classification,” in Proc. IEEE RE, 2020, pp. 169–179.</w:t>
      </w:r>
    </w:p>
    <w:p w14:paraId="70215372" w14:textId="77777777" w:rsidR="006B5908" w:rsidRDefault="00000000">
      <w:pPr>
        <w:pStyle w:val="references"/>
      </w:pPr>
      <w:r>
        <w:t>A. El-Hajjami, N. Fafin, and C. Salinesi, “Which AI technique is better to classify requirements? An experiment with SVM, LSTM, and ChatGPT,” arXiv:2311.11547, 2024.</w:t>
      </w:r>
    </w:p>
    <w:p w14:paraId="781B950B" w14:textId="77777777" w:rsidR="006B5908" w:rsidRDefault="00000000">
      <w:pPr>
        <w:pStyle w:val="references"/>
      </w:pPr>
      <w:r>
        <w:t>K. Kaur and P. Kaur, “The application of AI techniques in requirements classification: A systematic mapping,” Artif. Intell. Rev., vol. 57, art. 57, 2024, doi: 10.1007/s10462-023-10667-1.</w:t>
      </w:r>
    </w:p>
    <w:p w14:paraId="498B41E6" w14:textId="77777777" w:rsidR="006B5908" w:rsidRDefault="00000000">
      <w:pPr>
        <w:pStyle w:val="references"/>
      </w:pPr>
      <w:r>
        <w:t>M. Binkhonain and R. Alfayez, “Are prompts all you need? Evaluating prompt-based large language models (LLMs) for software requirements classification,” Requirements Eng., vol. 30, no. 3, pp. 423–443, 2025, doi: 10.1007/s00766-025-00451-8.</w:t>
      </w:r>
    </w:p>
    <w:p w14:paraId="0E2F6429" w14:textId="77777777" w:rsidR="006B5908" w:rsidRDefault="00000000">
      <w:pPr>
        <w:pStyle w:val="references"/>
      </w:pPr>
      <w:r>
        <w:t>Y. Tang, D. Tuncel, C. Koerner, and T. Runkler, “The few-shot dilemma: Over-prompting large language models,” arXiv:2509.13196, 2025.</w:t>
      </w:r>
    </w:p>
    <w:p w14:paraId="7E6BF1FD" w14:textId="77777777" w:rsidR="006B5908" w:rsidRDefault="00000000">
      <w:pPr>
        <w:pStyle w:val="references"/>
      </w:pPr>
      <w:r>
        <w:t>W. Alhoshan, A. Ferrari, and L. Zhao, “How effective are generative large language models in performing requirements classification?” arXiv:2504.16768, 2025.</w:t>
      </w:r>
    </w:p>
    <w:p w14:paraId="5531C7A6" w14:textId="77777777" w:rsidR="006B5908" w:rsidRDefault="00000000">
      <w:pPr>
        <w:pStyle w:val="references"/>
      </w:pPr>
      <w:r>
        <w:t>W. Alhoshan, A. Ferrari, and L. Zhao, “Zero-shot learning for requirements classification: An exploratory study,” Inf. Softw. Technol., vol. 159, art. 107202, 2023.</w:t>
      </w:r>
    </w:p>
    <w:p w14:paraId="71C5007F" w14:textId="77777777" w:rsidR="006B5908" w:rsidRDefault="00000000">
      <w:pPr>
        <w:pStyle w:val="references"/>
      </w:pPr>
      <w:r>
        <w:t>J. Peer, Y. Mordecai, and Y. Reich, “NLP4ReF: Requirements classification and forecasting — From model-based design to large language models,” in Proc. IEEE Aerospace Conf., 2024, pp. 1–16.</w:t>
      </w:r>
    </w:p>
    <w:p w14:paraId="2DB0F622" w14:textId="77777777" w:rsidR="006B5908" w:rsidRDefault="00000000">
      <w:pPr>
        <w:pStyle w:val="references"/>
      </w:pPr>
      <w:r>
        <w:t xml:space="preserve">P. Vasudevan, S. Reddivari, S. Ahuja, and N. Niu, “Requirements classification using fine-tuned transformer models: A comparative </w:t>
        <w:lastRenderedPageBreak/>
        <w:t>study of BERT, RoBERTa, and GPT-4o,” in Proc. ACM Southeast Conf. (ACMSE), 2026, pp. 199–204, doi: 10.1145/3746467.3801509.</w:t>
      </w:r>
    </w:p>
    <w:p w14:paraId="78DF42B3" w14:textId="77777777" w:rsidR="006B5908" w:rsidRDefault="00000000">
      <w:pPr>
        <w:pStyle w:val="references"/>
      </w:pPr>
      <w:r>
        <w:t>M. Chaudhary, C. Jain, and P. R. Anish, “Exploring zero-shot app review classification with ChatGPT: Challenges and potential,” arXiv:2505.04759, 2025.</w:t>
      </w:r>
    </w:p>
    <w:p w14:paraId="4B222613" w14:textId="77777777" w:rsidR="006B5908" w:rsidRDefault="00000000">
      <w:pPr>
        <w:pStyle w:val="references"/>
      </w:pPr>
      <w:r>
        <w:t>O. Levy, I. Dikman, N. Levy, and M. Winokur, “AI-assisted requirements engineering: An empirical evaluation relative to expert judgment,” arXiv:2604.15222, 2026.</w:t>
      </w:r>
    </w:p>
    <w:p w14:paraId="280ED0C1" w14:textId="77777777" w:rsidR="006B5908" w:rsidRDefault="00000000">
      <w:pPr>
        <w:pStyle w:val="references"/>
      </w:pPr>
      <w:r>
        <w:t>O. Sainz et al., “NLP evaluation in trouble: On the need to measure LLM data contamination for each benchmark,” in Findings of EMNLP, 2023, pp. 10776–10787.</w:t>
      </w:r>
    </w:p>
    <w:p w14:paraId="5B6B3C2D" w14:textId="77777777" w:rsidR="006B5908" w:rsidRDefault="00000000">
      <w:pPr>
        <w:pStyle w:val="references"/>
      </w:pPr>
      <w:r>
        <w:t>M. Lima et al., “Software engineering repositories: Expanding the PROMISE database,” in Proc. SBES, 2019, pp. 427–436.</w:t>
      </w:r>
    </w:p>
    <w:p w14:paraId="3BF06FCD" w14:textId="77777777" w:rsidR="006B5908" w:rsidRDefault="00000000">
      <w:pPr>
        <w:pStyle w:val="references"/>
      </w:pPr>
      <w:r>
        <w:t>E. Knauss et al., “Supporting requirements engineers in recognising security issues,” in Proc. REFSQ, 2011, pp. 4–18.</w:t>
      </w:r>
    </w:p>
    <w:p w14:paraId="11FDE311" w14:textId="77777777" w:rsidR="006B5908" w:rsidRDefault="00000000">
      <w:pPr>
        <w:pStyle w:val="references"/>
      </w:pPr>
      <w:r>
        <w:t>ISO/IEC 25010:2011, Systems and Software Engineering — SQuaRE — System and Software Quality Models. Geneva, Switzerland: ISO, 2011.</w:t>
      </w:r>
    </w:p>
    <w:p w14:paraId="53FCC39D" w14:textId="77777777" w:rsidR="006B5908" w:rsidRDefault="00000000">
      <w:pPr>
        <w:pStyle w:val="references"/>
      </w:pPr>
      <w:r>
        <w:t>J. Devlin et al., “BERT: Pre-training of deep bidirectional transformers for language understanding,” in Proc. NAACL-HLT, 2019, pp. 4171–4186.</w:t>
      </w:r>
    </w:p>
    <w:p w14:paraId="22E93FF8" w14:textId="77777777" w:rsidR="006B5908" w:rsidRDefault="00000000">
      <w:pPr>
        <w:pStyle w:val="references"/>
      </w:pPr>
      <w:r>
        <w:t>Y. Liu et al., “RoBERTa: A robustly optimized BERT pretraining approach,” arXiv:1907.11692, 2019.</w:t>
      </w:r>
    </w:p>
    <w:p w14:paraId="6947D014" w14:textId="77777777" w:rsidR="006B5908" w:rsidRDefault="00000000">
      <w:pPr>
        <w:pStyle w:val="references"/>
      </w:pPr>
      <w:r>
        <w:t>T. Dettmers et al., “QLoRA: Efficient finetuning of quantized LLMs,” in Adv. Neural Inf. Process. Syst., vol. 36, 2023, pp. 10088–10115.</w:t>
      </w:r>
    </w:p>
    <w:p w14:paraId="030677F2" w14:textId="77777777" w:rsidR="006B5908" w:rsidRDefault="00000000">
      <w:pPr>
        <w:pStyle w:val="references"/>
      </w:pPr>
      <w:r>
        <w:t>Q. McNemar, “Note on the sampling error of the difference between correlated proportions or percentages,” Psychometrika, vol. 12, no. 2, pp. 153–157, 1947.</w:t>
      </w:r>
    </w:p>
    <w:p w14:paraId="2A3428E0" w14:textId="77777777" w:rsidR="006B5908" w:rsidRDefault="00000000">
      <w:pPr>
        <w:pStyle w:val="references"/>
      </w:pPr>
      <w:r>
        <w:t>S. Holm, “A simple sequentially rejective multiple test procedure,” Scand. J. Statist., vol. 6, no. 2, pp. 65–70, 1979.</w:t>
      </w:r>
    </w:p>
    <w:p w14:paraId="2E10E86E" w14:textId="77777777" w:rsidR="006B5908" w:rsidRDefault="00000000">
      <w:pPr>
        <w:pStyle w:val="references"/>
      </w:pPr>
      <w:r>
        <w:t>Y. Benjamini and Y. Hochberg, “Controlling the false discovery rate: A practical and powerful approach to multiple testing,” J. R. Statist. Soc. B, vol. 57, no. 1, pp. 289–300, 1995.</w:t>
      </w:r>
    </w:p>
    <w:p w14:paraId="59B18047" w14:textId="77777777" w:rsidR="006B5908" w:rsidRDefault="00000000">
      <w:pPr>
        <w:pStyle w:val="references"/>
      </w:pPr>
      <w:r>
        <w:t>M. Saerens, P. Latinne, and C. Decaestecker, “Adjusting the outputs of a classifier to new a priori probabilities: A simple procedure,” Neural Comput., vol. 14, no. 1, pp. 21–41, 2002.</w:t>
      </w:r>
    </w:p>
    <w:p w14:paraId="0993061A" w14:textId="77777777" w:rsidR="006B5908" w:rsidRDefault="00000000">
      <w:pPr>
        <w:pStyle w:val="references"/>
      </w:pPr>
      <w:r>
        <w:t>Z. Zhao et al., “Calibrate before use: Improving few-shot performance of language models,” in Proc. ICML, 2021, pp. 12697–12706.</w:t>
      </w:r>
    </w:p>
    <w:p w14:paraId="685DD2E8" w14:textId="77777777" w:rsidR="006B5908" w:rsidRDefault="00000000">
      <w:pPr>
        <w:pStyle w:val="references"/>
      </w:pPr>
      <w:del w:id="3277" w:author="Claude" w:date="2026-09-24T12:00:00Z">
        <w:r>
          <w:delText xml:space="preserve">A</w:delText>
        </w:r>
      </w:del>
      <w:ins w:id="3278" w:author="Claude" w:date="2026-09-24T12:00:00Z">
        <w:r>
          <w:t xml:space="preserve">F</w:t>
        </w:r>
      </w:ins>
      <w:r>
        <w:t xml:space="preserve">. </w:t>
      </w:r>
      <w:del w:id="3279" w:author="Claude" w:date="2026-09-24T12:00:00Z">
        <w:r>
          <w:delText xml:space="preserve">Ferrari</w:delText>
        </w:r>
      </w:del>
      <w:ins w:id="3280" w:author="Claude" w:date="2026-09-24T12:00:00Z">
        <w:r>
          <w:t xml:space="preserve">Kamal</w:t>
        </w:r>
      </w:ins>
      <w:r>
        <w:t xml:space="preserve">, </w:t>
      </w:r>
      <w:del w:id="3281" w:author="Claude" w:date="2026-09-24T12:00:00Z">
        <w:r>
          <w:delText xml:space="preserve">G</w:delText>
        </w:r>
      </w:del>
      <w:ins w:id="3282" w:author="Claude" w:date="2026-09-24T12:00:00Z">
        <w:r>
          <w:t xml:space="preserve">M</w:t>
        </w:r>
      </w:ins>
      <w:r>
        <w:t xml:space="preserve">. </w:t>
      </w:r>
      <w:del w:id="3283" w:author="Claude" w:date="2026-09-24T12:00:00Z">
        <w:r>
          <w:delText xml:space="preserve">O</w:delText>
        </w:r>
      </w:del>
      <w:ins w:id="3284" w:author="Claude" w:date="2026-09-24T12:00:00Z">
        <w:r>
          <w:t xml:space="preserve">H</w:t>
        </w:r>
      </w:ins>
      <w:r>
        <w:t xml:space="preserve">. </w:t>
      </w:r>
      <w:del w:id="3285" w:author="Claude" w:date="2026-09-24T12:00:00Z">
        <w:r>
          <w:delText xml:space="preserve">Spagnolo</w:delText>
        </w:r>
      </w:del>
      <w:ins w:id="3286" w:author="Claude" w:date="2026-09-24T12:00:00Z">
        <w:r>
          <w:t xml:space="preserve">Kabir</w:t>
        </w:r>
      </w:ins>
      <w:r>
        <w:t xml:space="preserve">, and </w:t>
      </w:r>
      <w:del w:id="3287" w:author="Claude" w:date="2026-09-24T12:00:00Z">
        <w:r>
          <w:delText xml:space="preserve">S</w:delText>
        </w:r>
      </w:del>
      <w:ins w:id="3288" w:author="Claude" w:date="2026-09-24T12:00:00Z">
        <w:r>
          <w:t xml:space="preserve">M</w:t>
        </w:r>
      </w:ins>
      <w:r>
        <w:t xml:space="preserve">. </w:t>
      </w:r>
      <w:del w:id="3289" w:author="Claude" w:date="2026-09-24T12:00:00Z">
        <w:r>
          <w:delText xml:space="preserve">Gnesi</w:delText>
        </w:r>
      </w:del>
      <w:ins w:id="3290" w:author="Claude" w:date="2026-09-24T12:00:00Z">
        <w:r>
          <w:t xml:space="preserve">R. Islam</w:t>
        </w:r>
      </w:ins>
      <w:r>
        <w:t xml:space="preserve">, “</w:t>
      </w:r>
      <w:del w:id="3291" w:author="Claude" w:date="2026-09-24T12:00:00Z">
        <w:r>
          <w:delText xml:space="preserve">PURE</w:delText>
        </w:r>
      </w:del>
      <w:ins w:id="3292" w:author="Claude" w:date="2026-09-24T12:00:00Z">
        <w:r>
          <w:t xml:space="preserve">GitReq</w:t>
        </w:r>
      </w:ins>
      <w:r>
        <w:t xml:space="preserve">: A </w:t>
      </w:r>
      <w:ins w:id="3293" w:author="Claude" w:date="2026-09-24T12:00:00Z">
        <w:r>
          <w:t xml:space="preserve">gold standard </w:t>
        </w:r>
      </w:ins>
      <w:r>
        <w:t xml:space="preserve">dataset </w:t>
      </w:r>
      <w:del w:id="3294" w:author="Claude" w:date="2026-09-24T12:00:00Z">
        <w:r>
          <w:delText xml:space="preserve">of</w:delText>
        </w:r>
      </w:del>
      <w:ins w:id="3295" w:author="Claude" w:date="2026-09-24T12:00:00Z">
        <w:r>
          <w:t xml:space="preserve">for</w:t>
        </w:r>
      </w:ins>
      <w:r>
        <w:t xml:space="preserve"> </w:t>
      </w:r>
      <w:del w:id="3296" w:author="Claude" w:date="2026-09-24T12:00:00Z">
        <w:r>
          <w:delText xml:space="preserve">public</w:delText>
        </w:r>
      </w:del>
      <w:ins w:id="3297" w:author="Claude" w:date="2026-09-24T12:00:00Z">
        <w:r>
          <w:t xml:space="preserve">software quality</w:t>
        </w:r>
      </w:ins>
      <w:r>
        <w:t xml:space="preserve"> requirements</w:t>
      </w:r>
      <w:del w:id="3298" w:author="Claude" w:date="2026-09-24T12:00:00Z">
        <w:r>
          <w:delText xml:space="preserve"> documents</w:delText>
        </w:r>
      </w:del>
      <w:r>
        <w:t xml:space="preserve">,” </w:t>
      </w:r>
      <w:del w:id="3299" w:author="Claude" w:date="2026-09-24T12:00:00Z">
        <w:r>
          <w:delText xml:space="preserve">in Proc</w:delText>
        </w:r>
      </w:del>
      <w:ins w:id="3300" w:author="Claude" w:date="2026-09-24T12:00:00Z">
        <w:r>
          <w:t xml:space="preserve">arXiv:2606</w:t>
        </w:r>
      </w:ins>
      <w:r>
        <w:t xml:space="preserve">.</w:t>
      </w:r>
      <w:del w:id="3301" w:author="Claude" w:date="2026-09-24T12:00:00Z">
        <w:r>
          <w:delText xml:space="preserve"> IEEE RE</w:delText>
        </w:r>
      </w:del>
      <w:ins w:id="3302" w:author="Claude" w:date="2026-09-24T12:00:00Z">
        <w:r>
          <w:t xml:space="preserve">21810</w:t>
        </w:r>
      </w:ins>
      <w:r>
        <w:t xml:space="preserve">, </w:t>
      </w:r>
      <w:del w:id="3303" w:author="Claude" w:date="2026-09-24T12:00:00Z">
        <w:r>
          <w:delText xml:space="preserve">2017, pp</w:delText>
        </w:r>
      </w:del>
      <w:ins w:id="3304" w:author="Claude" w:date="2026-09-24T12:00:00Z">
        <w:r>
          <w:t xml:space="preserve">2026</w:t>
        </w:r>
      </w:ins>
      <w:r>
        <w:t xml:space="preserve">.</w:t>
      </w:r>
      <w:del w:id="3305" w:author="Claude" w:date="2026-09-24T12:00:00Z">
        <w:r>
          <w:delText xml:space="preserve"> 502–505.</w:delText>
        </w:r>
      </w:del>
    </w:p>
    <w:sectPr w:rsidR="006B5908" w:rsidSect="003B4E04">
      <w:type w:val="continuous"/>
      <w:pgSz w:w="595.30pt" w:h="841.90pt" w:code="9"/>
      <w:pgMar w:top="54pt" w:right="44.65pt" w:bottom="72pt" w:left="44.65pt" w:header="36pt" w:footer="36pt" w:gutter="0pt"/>
      <w:cols w:num="2" w:space="18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1D0B370B" w14:textId="77777777" w:rsidR="006018C2" w:rsidRDefault="006018C2" w:rsidP="001A3B3D">
      <w:r>
        <w:separator/>
      </w:r>
    </w:p>
  </w:endnote>
  <w:endnote w:type="continuationSeparator" w:id="0">
    <w:p w14:paraId="3002AB79" w14:textId="77777777" w:rsidR="006018C2" w:rsidRDefault="006018C2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characterSet="iso-8859-1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17DDAD1E" w14:textId="77777777" w:rsidR="006B5908" w:rsidRDefault="006B5908">
    <w:pPr>
      <w:pStyle w:val="Footer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A074B74" w14:textId="77777777" w:rsidR="006B5908" w:rsidRDefault="006B5908">
    <w:pPr>
      <w:pStyle w:val="Footer"/>
    </w:pPr>
  </w:p>
</w:ftr>
</file>

<file path=word/footer3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16D76BC5" w14:textId="77777777" w:rsidR="006B5908" w:rsidRDefault="006B5908">
    <w:pPr>
      <w:pStyle w:val="Footer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0E984E66" w14:textId="77777777" w:rsidR="006018C2" w:rsidRDefault="006018C2" w:rsidP="001A3B3D">
      <w:r>
        <w:separator/>
      </w:r>
    </w:p>
  </w:footnote>
  <w:footnote w:type="continuationSeparator" w:id="0">
    <w:p w14:paraId="34CDBDDB" w14:textId="77777777" w:rsidR="006018C2" w:rsidRDefault="006018C2" w:rsidP="001A3B3D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E55D2E3" w14:textId="77777777" w:rsidR="006B5908" w:rsidRDefault="006B5908">
    <w:pPr>
      <w:pStyle w:val="Header"/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1E0E6C99" w14:textId="77777777" w:rsidR="006B5908" w:rsidRDefault="006B5908">
    <w:pPr>
      <w:pStyle w:val="Header"/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1CFC9369" w14:textId="77777777" w:rsidR="006B5908" w:rsidRDefault="006B5908">
    <w:pPr>
      <w:pStyle w:val="Header"/>
    </w:pP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suff w:val="space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611786615">
    <w:abstractNumId w:val="14"/>
  </w:num>
  <w:num w:numId="2" w16cid:durableId="2080443912">
    <w:abstractNumId w:val="19"/>
  </w:num>
  <w:num w:numId="3" w16cid:durableId="46999668">
    <w:abstractNumId w:val="13"/>
  </w:num>
  <w:num w:numId="4" w16cid:durableId="1932279570">
    <w:abstractNumId w:val="16"/>
  </w:num>
  <w:num w:numId="5" w16cid:durableId="238952098">
    <w:abstractNumId w:val="16"/>
  </w:num>
  <w:num w:numId="6" w16cid:durableId="1526137444">
    <w:abstractNumId w:val="16"/>
  </w:num>
  <w:num w:numId="7" w16cid:durableId="809981590">
    <w:abstractNumId w:val="16"/>
  </w:num>
  <w:num w:numId="8" w16cid:durableId="754396486">
    <w:abstractNumId w:val="18"/>
  </w:num>
  <w:num w:numId="9" w16cid:durableId="2034257868">
    <w:abstractNumId w:val="20"/>
  </w:num>
  <w:num w:numId="10" w16cid:durableId="918757036">
    <w:abstractNumId w:val="15"/>
  </w:num>
  <w:num w:numId="11" w16cid:durableId="1652520540">
    <w:abstractNumId w:val="12"/>
  </w:num>
  <w:num w:numId="12" w16cid:durableId="2092041994">
    <w:abstractNumId w:val="11"/>
  </w:num>
  <w:num w:numId="13" w16cid:durableId="1114593719">
    <w:abstractNumId w:val="0"/>
  </w:num>
  <w:num w:numId="14" w16cid:durableId="1947614786">
    <w:abstractNumId w:val="10"/>
  </w:num>
  <w:num w:numId="15" w16cid:durableId="1689333700">
    <w:abstractNumId w:val="8"/>
  </w:num>
  <w:num w:numId="16" w16cid:durableId="1142237768">
    <w:abstractNumId w:val="7"/>
  </w:num>
  <w:num w:numId="17" w16cid:durableId="756051390">
    <w:abstractNumId w:val="6"/>
  </w:num>
  <w:num w:numId="18" w16cid:durableId="1749646845">
    <w:abstractNumId w:val="5"/>
  </w:num>
  <w:num w:numId="19" w16cid:durableId="8022151">
    <w:abstractNumId w:val="9"/>
  </w:num>
  <w:num w:numId="20" w16cid:durableId="2116246656">
    <w:abstractNumId w:val="4"/>
  </w:num>
  <w:num w:numId="21" w16cid:durableId="564025573">
    <w:abstractNumId w:val="3"/>
  </w:num>
  <w:num w:numId="22" w16cid:durableId="1332760284">
    <w:abstractNumId w:val="2"/>
  </w:num>
  <w:num w:numId="23" w16cid:durableId="1603029455">
    <w:abstractNumId w:val="1"/>
  </w:num>
  <w:num w:numId="24" w16cid:durableId="1935422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embedSystemFonts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324C"/>
    <w:rsid w:val="000141A7"/>
    <w:rsid w:val="00024E9E"/>
    <w:rsid w:val="0004781E"/>
    <w:rsid w:val="00065C5E"/>
    <w:rsid w:val="00084290"/>
    <w:rsid w:val="0008758A"/>
    <w:rsid w:val="000C1E68"/>
    <w:rsid w:val="001350BA"/>
    <w:rsid w:val="00182605"/>
    <w:rsid w:val="001A0DA2"/>
    <w:rsid w:val="001A2EFD"/>
    <w:rsid w:val="001A3B3D"/>
    <w:rsid w:val="001B67DC"/>
    <w:rsid w:val="001C4C9D"/>
    <w:rsid w:val="001D613E"/>
    <w:rsid w:val="00200FDE"/>
    <w:rsid w:val="002254A9"/>
    <w:rsid w:val="00233565"/>
    <w:rsid w:val="00233D97"/>
    <w:rsid w:val="002347A2"/>
    <w:rsid w:val="00255D13"/>
    <w:rsid w:val="002850E3"/>
    <w:rsid w:val="002E3B05"/>
    <w:rsid w:val="00354F8B"/>
    <w:rsid w:val="00354FCF"/>
    <w:rsid w:val="00356B55"/>
    <w:rsid w:val="003A19E2"/>
    <w:rsid w:val="003B2B40"/>
    <w:rsid w:val="003B4E04"/>
    <w:rsid w:val="003F591F"/>
    <w:rsid w:val="003F5A08"/>
    <w:rsid w:val="00420716"/>
    <w:rsid w:val="004325FB"/>
    <w:rsid w:val="004328DA"/>
    <w:rsid w:val="004432BA"/>
    <w:rsid w:val="0044407E"/>
    <w:rsid w:val="00447BB9"/>
    <w:rsid w:val="00454977"/>
    <w:rsid w:val="0046031D"/>
    <w:rsid w:val="00473AC9"/>
    <w:rsid w:val="004A7101"/>
    <w:rsid w:val="004B1D6D"/>
    <w:rsid w:val="004C05E8"/>
    <w:rsid w:val="004D72B5"/>
    <w:rsid w:val="004E3FB0"/>
    <w:rsid w:val="004F6FC5"/>
    <w:rsid w:val="004F7B53"/>
    <w:rsid w:val="00505E26"/>
    <w:rsid w:val="00507BC2"/>
    <w:rsid w:val="00523473"/>
    <w:rsid w:val="00551A7A"/>
    <w:rsid w:val="00551B7F"/>
    <w:rsid w:val="0056610F"/>
    <w:rsid w:val="005758DC"/>
    <w:rsid w:val="00575BCA"/>
    <w:rsid w:val="005B0344"/>
    <w:rsid w:val="005B520E"/>
    <w:rsid w:val="005E2800"/>
    <w:rsid w:val="005E40D2"/>
    <w:rsid w:val="005E6034"/>
    <w:rsid w:val="006018C2"/>
    <w:rsid w:val="00604F6C"/>
    <w:rsid w:val="00605825"/>
    <w:rsid w:val="00643882"/>
    <w:rsid w:val="00645D22"/>
    <w:rsid w:val="00651A08"/>
    <w:rsid w:val="00654204"/>
    <w:rsid w:val="00670434"/>
    <w:rsid w:val="006B5908"/>
    <w:rsid w:val="006B6B66"/>
    <w:rsid w:val="006F3776"/>
    <w:rsid w:val="006F6D3D"/>
    <w:rsid w:val="006F788C"/>
    <w:rsid w:val="006F7C8B"/>
    <w:rsid w:val="00715BEA"/>
    <w:rsid w:val="00740EEA"/>
    <w:rsid w:val="00745D5E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14E9D"/>
    <w:rsid w:val="00836367"/>
    <w:rsid w:val="00842FC0"/>
    <w:rsid w:val="008678C4"/>
    <w:rsid w:val="00873603"/>
    <w:rsid w:val="008958F9"/>
    <w:rsid w:val="008A2C7D"/>
    <w:rsid w:val="008B6524"/>
    <w:rsid w:val="008C4B23"/>
    <w:rsid w:val="008C6E65"/>
    <w:rsid w:val="008E0770"/>
    <w:rsid w:val="008E4F19"/>
    <w:rsid w:val="008F4C59"/>
    <w:rsid w:val="008F6E2C"/>
    <w:rsid w:val="009303D9"/>
    <w:rsid w:val="00933C64"/>
    <w:rsid w:val="00946ED7"/>
    <w:rsid w:val="00972203"/>
    <w:rsid w:val="009807DD"/>
    <w:rsid w:val="009B0024"/>
    <w:rsid w:val="009F1D79"/>
    <w:rsid w:val="00A059B3"/>
    <w:rsid w:val="00A70430"/>
    <w:rsid w:val="00A733B9"/>
    <w:rsid w:val="00A806A2"/>
    <w:rsid w:val="00AA32A8"/>
    <w:rsid w:val="00AA4B85"/>
    <w:rsid w:val="00AC6CBF"/>
    <w:rsid w:val="00AC72E1"/>
    <w:rsid w:val="00AE1C63"/>
    <w:rsid w:val="00AE3409"/>
    <w:rsid w:val="00AE480C"/>
    <w:rsid w:val="00B11A60"/>
    <w:rsid w:val="00B22613"/>
    <w:rsid w:val="00B41E13"/>
    <w:rsid w:val="00B44A76"/>
    <w:rsid w:val="00B54E2C"/>
    <w:rsid w:val="00B768D1"/>
    <w:rsid w:val="00BA1025"/>
    <w:rsid w:val="00BC3420"/>
    <w:rsid w:val="00BD670B"/>
    <w:rsid w:val="00BE7D3C"/>
    <w:rsid w:val="00BF362D"/>
    <w:rsid w:val="00BF5FF6"/>
    <w:rsid w:val="00C0207F"/>
    <w:rsid w:val="00C16117"/>
    <w:rsid w:val="00C3075A"/>
    <w:rsid w:val="00C32BA9"/>
    <w:rsid w:val="00C919A4"/>
    <w:rsid w:val="00CA4254"/>
    <w:rsid w:val="00CA4392"/>
    <w:rsid w:val="00CC393F"/>
    <w:rsid w:val="00D2176E"/>
    <w:rsid w:val="00D24549"/>
    <w:rsid w:val="00D632BE"/>
    <w:rsid w:val="00D72D06"/>
    <w:rsid w:val="00D7522C"/>
    <w:rsid w:val="00D7536F"/>
    <w:rsid w:val="00D76668"/>
    <w:rsid w:val="00E07383"/>
    <w:rsid w:val="00E165BC"/>
    <w:rsid w:val="00E4132E"/>
    <w:rsid w:val="00E46FDC"/>
    <w:rsid w:val="00E61E12"/>
    <w:rsid w:val="00E7596C"/>
    <w:rsid w:val="00E878F2"/>
    <w:rsid w:val="00E96571"/>
    <w:rsid w:val="00EB2B39"/>
    <w:rsid w:val="00ED0149"/>
    <w:rsid w:val="00EE7DD0"/>
    <w:rsid w:val="00EF6226"/>
    <w:rsid w:val="00EF7DE3"/>
    <w:rsid w:val="00F03103"/>
    <w:rsid w:val="00F271DE"/>
    <w:rsid w:val="00F53488"/>
    <w:rsid w:val="00F627DA"/>
    <w:rsid w:val="00F660C8"/>
    <w:rsid w:val="00F72050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A4C7661"/>
  <w15:chartTrackingRefBased/>
  <w15:docId w15:val="{078C2A2E-2D09-440C-A8EF-7E2C0D137DFD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5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paragraph" w:styleId="Revision">
    <w:name w:val="Revision"/>
    <w:hidden/>
    <w:uiPriority w:val="99"/>
    <w:semiHidden/>
    <w:rsid w:val="00523473"/>
  </w:style>
  <w:style w:type="character" w:styleId="CommentReference">
    <w:name w:val="annotation reference"/>
    <w:basedOn w:val="DefaultParagraphFont"/>
    <w:rsid w:val="00523473"/>
    <w:rPr>
      <w:sz w:val="16"/>
      <w:szCs w:val="16"/>
    </w:rPr>
  </w:style>
  <w:style w:type="paragraph" w:styleId="CommentText">
    <w:name w:val="annotation text"/>
    <w:basedOn w:val="Normal"/>
    <w:link w:val="CommentTextChar"/>
    <w:rsid w:val="00523473"/>
  </w:style>
  <w:style w:type="character" w:customStyle="1" w:styleId="CommentTextChar">
    <w:name w:val="Comment Text Char"/>
    <w:basedOn w:val="DefaultParagraphFont"/>
    <w:link w:val="CommentText"/>
    <w:rsid w:val="00523473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234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23473"/>
    <w:rPr>
      <w:b/>
      <w:bCs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
<Relationships xmlns="http://schemas.openxmlformats.org/package/2006/relationships"><Relationship Id="rId8" Type="http://purl.oclc.org/ooxml/officeDocument/relationships/header" Target="header1.xml"/><Relationship Id="rId13" Type="http://purl.oclc.org/ooxml/officeDocument/relationships/footer" Target="footer3.xml"/><Relationship Id="rId18" Type="http://purl.oclc.org/ooxml/officeDocument/relationships/image" Target="media/image1.png"/><Relationship Id="rId3" Type="http://purl.oclc.org/ooxml/officeDocument/relationships/styles" Target="styles.xml"/><Relationship Id="rId21" Type="http://purl.oclc.org/ooxml/officeDocument/relationships/image" Target="media/image4.png"/><Relationship Id="rId7" Type="http://purl.oclc.org/ooxml/officeDocument/relationships/endnotes" Target="endnotes.xml"/><Relationship Id="rId12" Type="http://purl.oclc.org/ooxml/officeDocument/relationships/header" Target="header3.xml"/><Relationship Id="rId2" Type="http://purl.oclc.org/ooxml/officeDocument/relationships/numbering" Target="numbering.xml"/><Relationship Id="rId20" Type="http://purl.oclc.org/ooxml/officeDocument/relationships/image" Target="media/image3.png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oter" Target="footer2.xml"/><Relationship Id="rId24" Type="http://purl.oclc.org/ooxml/officeDocument/relationships/theme" Target="theme/theme1.xml"/><Relationship Id="rId5" Type="http://purl.oclc.org/ooxml/officeDocument/relationships/webSettings" Target="webSettings.xml"/><Relationship Id="rId10" Type="http://purl.oclc.org/ooxml/officeDocument/relationships/footer" Target="footer1.xml"/><Relationship Id="rId19" Type="http://purl.oclc.org/ooxml/officeDocument/relationships/image" Target="media/image2.png"/><Relationship Id="rId4" Type="http://purl.oclc.org/ooxml/officeDocument/relationships/settings" Target="settings.xml"/><Relationship Id="rId9" Type="http://purl.oclc.org/ooxml/officeDocument/relationships/header" Target="header2.xml"/><Relationship Id="rId22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155</TotalTime>
  <Pages>8</Pages>
  <Words>5894</Words>
  <Characters>33601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30</cp:revision>
  <dcterms:created xsi:type="dcterms:W3CDTF">2026-09-15T11:14:00Z</dcterms:created>
  <dcterms:modified xsi:type="dcterms:W3CDTF">2026-09-15T14:26:00Z</dcterms:modified>
  <cp:category/>
  <cp:contentStatus/>
  <dc:language/>
  <cp:version/>
</cp:coreProperties>
</file>